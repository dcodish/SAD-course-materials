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1511" w:rsidRDefault="00D63BEB" w:rsidP="007569D6">
      <w:pPr>
        <w:bidi/>
        <w:rPr>
          <w:rtl/>
          <w:lang w:val="en-US"/>
        </w:rPr>
      </w:pPr>
      <w:r>
        <w:rPr>
          <w:noProof/>
          <w:rtl/>
          <w:lang w:val="en-US"/>
        </w:rPr>
        <w:pict>
          <v:shapetype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rsidR="005D3792" w:rsidRDefault="00BA6F12" w:rsidP="00F15687">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74138A">
                    <w:rPr>
                      <w:rFonts w:cs="David" w:hint="cs"/>
                      <w:sz w:val="24"/>
                      <w:szCs w:val="24"/>
                      <w:rtl/>
                    </w:rPr>
                    <w:t>0</w:t>
                  </w:r>
                  <w:r w:rsidR="00F15687">
                    <w:rPr>
                      <w:rFonts w:cs="David" w:hint="cs"/>
                      <w:sz w:val="24"/>
                      <w:szCs w:val="24"/>
                      <w:rtl/>
                    </w:rPr>
                    <w:t>2</w:t>
                  </w:r>
                  <w:r w:rsidR="002F1511">
                    <w:rPr>
                      <w:rFonts w:cs="David" w:hint="cs"/>
                      <w:sz w:val="24"/>
                      <w:szCs w:val="24"/>
                      <w:rtl/>
                    </w:rPr>
                    <w:t>.</w:t>
                  </w:r>
                  <w:r w:rsidR="0074138A">
                    <w:rPr>
                      <w:rFonts w:cs="David" w:hint="cs"/>
                      <w:sz w:val="24"/>
                      <w:szCs w:val="24"/>
                      <w:rtl/>
                    </w:rPr>
                    <w:t>0</w:t>
                  </w:r>
                  <w:r w:rsidR="00F15687">
                    <w:rPr>
                      <w:rFonts w:cs="David" w:hint="cs"/>
                      <w:sz w:val="24"/>
                      <w:szCs w:val="24"/>
                      <w:rtl/>
                    </w:rPr>
                    <w:t>2</w:t>
                  </w:r>
                  <w:r w:rsidRPr="00BA6F12">
                    <w:rPr>
                      <w:rFonts w:cs="David"/>
                      <w:sz w:val="24"/>
                      <w:szCs w:val="24"/>
                      <w:rtl/>
                    </w:rPr>
                    <w:t>.1</w:t>
                  </w:r>
                  <w:r w:rsidR="00F15687">
                    <w:rPr>
                      <w:rFonts w:cs="David" w:hint="cs"/>
                      <w:sz w:val="24"/>
                      <w:szCs w:val="24"/>
                      <w:rtl/>
                    </w:rPr>
                    <w:t>5</w:t>
                  </w:r>
                </w:p>
                <w:p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5D3792" w:rsidRDefault="00BA6F12" w:rsidP="004C2D0F">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2014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א</w:t>
                  </w:r>
                  <w:r w:rsidRPr="00BA6F12">
                    <w:rPr>
                      <w:rFonts w:cs="David"/>
                      <w:sz w:val="24"/>
                      <w:szCs w:val="24"/>
                      <w:rtl/>
                    </w:rPr>
                    <w:t>'</w:t>
                  </w:r>
                </w:p>
                <w:p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5D3792" w:rsidRDefault="00BA6F12" w:rsidP="00BF65EB">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F15687">
                    <w:rPr>
                      <w:rFonts w:cs="David" w:hint="cs"/>
                      <w:sz w:val="24"/>
                      <w:szCs w:val="24"/>
                      <w:rtl/>
                    </w:rPr>
                    <w:t>מ</w:t>
                  </w:r>
                  <w:r w:rsidR="00BF65EB">
                    <w:rPr>
                      <w:rFonts w:cs="David" w:hint="cs"/>
                      <w:sz w:val="24"/>
                      <w:szCs w:val="24"/>
                      <w:rtl/>
                    </w:rPr>
                    <w:t>חשבון</w:t>
                  </w:r>
                </w:p>
              </w:txbxContent>
            </v:textbox>
          </v:shape>
        </w:pict>
      </w:r>
    </w:p>
    <w:p w:rsidR="002F1511" w:rsidRDefault="002F1511" w:rsidP="00B60E63">
      <w:pPr>
        <w:bidi/>
        <w:rPr>
          <w:rtl/>
          <w:lang w:val="en-US"/>
        </w:rPr>
      </w:pPr>
    </w:p>
    <w:p w:rsidR="005D3792" w:rsidRDefault="00BA6F12" w:rsidP="00054392">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rsidR="00265CE5" w:rsidRDefault="00265CE5" w:rsidP="00265CE5">
      <w:pPr>
        <w:bidi/>
        <w:spacing w:line="360" w:lineRule="auto"/>
        <w:jc w:val="both"/>
        <w:rPr>
          <w:rFonts w:ascii="Arial" w:hAnsi="Arial" w:cs="Arial"/>
          <w:rtl/>
        </w:rPr>
      </w:pPr>
      <w:r>
        <w:rPr>
          <w:rFonts w:ascii="Arial" w:hAnsi="Arial" w:cs="Arial" w:hint="cs"/>
          <w:rtl/>
        </w:rPr>
        <w:t xml:space="preserve">אולם </w:t>
      </w:r>
      <w:r w:rsidR="00195560">
        <w:rPr>
          <w:rFonts w:ascii="Arial" w:hAnsi="Arial" w:cs="Arial" w:hint="cs"/>
          <w:rtl/>
        </w:rPr>
        <w:t>ה</w:t>
      </w:r>
      <w:r>
        <w:rPr>
          <w:rFonts w:ascii="Arial" w:hAnsi="Arial" w:cs="Arial" w:hint="cs"/>
          <w:rtl/>
        </w:rPr>
        <w:t>אירועים</w:t>
      </w:r>
      <w:r w:rsidR="00195560">
        <w:rPr>
          <w:rFonts w:ascii="Arial" w:hAnsi="Arial" w:cs="Arial" w:hint="cs"/>
          <w:rtl/>
        </w:rPr>
        <w:t xml:space="preserve"> "גני תכלת"</w:t>
      </w:r>
      <w:r>
        <w:rPr>
          <w:rFonts w:ascii="Arial" w:hAnsi="Arial" w:cs="Arial" w:hint="cs"/>
          <w:rtl/>
        </w:rPr>
        <w:t xml:space="preserve"> מעוניין להקים מערכת מידע שתתמוך בתהליכים המתוארים להלן (כיום </w:t>
      </w:r>
      <w:proofErr w:type="spellStart"/>
      <w:r>
        <w:rPr>
          <w:rFonts w:ascii="Arial" w:hAnsi="Arial" w:cs="Arial" w:hint="cs"/>
          <w:rtl/>
        </w:rPr>
        <w:t>הכל</w:t>
      </w:r>
      <w:proofErr w:type="spellEnd"/>
      <w:r>
        <w:rPr>
          <w:rFonts w:ascii="Arial" w:hAnsi="Arial" w:cs="Arial" w:hint="cs"/>
          <w:rtl/>
        </w:rPr>
        <w:t xml:space="preserve"> מבוצע באופן ידני):</w:t>
      </w:r>
    </w:p>
    <w:p w:rsidR="00265CE5" w:rsidRDefault="00265CE5" w:rsidP="00D77F4D">
      <w:pPr>
        <w:bidi/>
        <w:spacing w:line="360" w:lineRule="auto"/>
        <w:jc w:val="both"/>
        <w:rPr>
          <w:rFonts w:ascii="Arial" w:hAnsi="Arial" w:cs="Arial"/>
          <w:rtl/>
        </w:rPr>
      </w:pPr>
      <w:r>
        <w:rPr>
          <w:rFonts w:ascii="Arial" w:hAnsi="Arial" w:cs="Arial" w:hint="cs"/>
          <w:rtl/>
        </w:rPr>
        <w:t xml:space="preserve">כאשר לקוחות (זוג שעומד להתחתן, משפחה שעורכת בר-מצווה, חברה שעורכת אירוע לעובדים וכו') מעוניינים לשכור את האולם עבור האירוע, הם מגיעים לפגישה עם מנהל האולם. בפגישה זו נפתח להם תיק לקוח בו מעדכן המנהל את פרטי הלקוח (אם הלקוח היא חברה </w:t>
      </w:r>
      <w:r>
        <w:rPr>
          <w:rFonts w:ascii="Arial" w:hAnsi="Arial" w:cs="Arial"/>
          <w:rtl/>
        </w:rPr>
        <w:t>–</w:t>
      </w:r>
      <w:r>
        <w:rPr>
          <w:rFonts w:ascii="Arial" w:hAnsi="Arial" w:cs="Arial" w:hint="cs"/>
          <w:rtl/>
        </w:rPr>
        <w:t xml:space="preserve"> ישמרו פרטיו של איש קשר מטעם החברה). לאחר מכן (באותה פגישה) הם מחליטים על תאריך יחד עם מנהל האולם, על פי לוח זמינות האולם (במידה ולא נמצא תאריך מתאים לשביעות רצון הצדדים, התיק נסגר). מנהל האירוע מעדכן בתיק את מספר המוזמנים הצפוי וכן מצוות אחראי אירוע מבין העובדים אשר יהיה אחראי על ארגון האירוע.</w:t>
      </w:r>
      <w:ins w:id="0" w:author="Anat" w:date="2015-02-01T15:10:00Z">
        <w:r w:rsidR="003F4CD7">
          <w:rPr>
            <w:rFonts w:ascii="Arial" w:hAnsi="Arial" w:cs="Arial" w:hint="cs"/>
            <w:rtl/>
          </w:rPr>
          <w:t xml:space="preserve"> העובד שצוות כאחראי אירוע צריך לאשר את הציוות.</w:t>
        </w:r>
      </w:ins>
      <w:ins w:id="1" w:author="Anat" w:date="2015-02-01T15:11:00Z">
        <w:r w:rsidR="003F4CD7">
          <w:rPr>
            <w:rFonts w:ascii="Arial" w:hAnsi="Arial" w:cs="Arial" w:hint="cs"/>
            <w:rtl/>
          </w:rPr>
          <w:t xml:space="preserve"> אם אינו יכול יש לצוות עובד אחר.</w:t>
        </w:r>
      </w:ins>
      <w:r>
        <w:rPr>
          <w:rFonts w:ascii="Arial" w:hAnsi="Arial" w:cs="Arial" w:hint="cs"/>
          <w:rtl/>
        </w:rPr>
        <w:t xml:space="preserve"> </w:t>
      </w:r>
      <w:del w:id="2" w:author="Anat" w:date="2015-02-01T15:27:00Z">
        <w:r w:rsidDel="00D77F4D">
          <w:rPr>
            <w:rFonts w:ascii="Arial" w:hAnsi="Arial" w:cs="Arial" w:hint="cs"/>
            <w:rtl/>
          </w:rPr>
          <w:delText>כמו כן</w:delText>
        </w:r>
      </w:del>
      <w:ins w:id="3" w:author="Anat" w:date="2015-02-01T15:27:00Z">
        <w:r w:rsidR="00D77F4D">
          <w:rPr>
            <w:rFonts w:ascii="Arial" w:hAnsi="Arial" w:cs="Arial" w:hint="cs"/>
            <w:rtl/>
          </w:rPr>
          <w:t>במקביל לציוות האחראי</w:t>
        </w:r>
      </w:ins>
      <w:r>
        <w:rPr>
          <w:rFonts w:ascii="Arial" w:hAnsi="Arial" w:cs="Arial" w:hint="cs"/>
          <w:rtl/>
        </w:rPr>
        <w:t>, נקבע מועד ל</w:t>
      </w:r>
      <w:r w:rsidR="005B20EE">
        <w:rPr>
          <w:rFonts w:ascii="Arial" w:hAnsi="Arial" w:cs="Arial" w:hint="cs"/>
          <w:rtl/>
        </w:rPr>
        <w:t xml:space="preserve">הגעה לאירוע </w:t>
      </w:r>
      <w:r>
        <w:rPr>
          <w:rFonts w:ascii="Arial" w:hAnsi="Arial" w:cs="Arial" w:hint="cs"/>
          <w:rtl/>
        </w:rPr>
        <w:t xml:space="preserve">טעימות </w:t>
      </w:r>
      <w:r w:rsidR="005B20EE">
        <w:rPr>
          <w:rFonts w:ascii="Arial" w:hAnsi="Arial" w:cs="Arial" w:hint="cs"/>
          <w:rtl/>
        </w:rPr>
        <w:t xml:space="preserve">שבו גם ייקבע </w:t>
      </w:r>
      <w:r>
        <w:rPr>
          <w:rFonts w:ascii="Arial" w:hAnsi="Arial" w:cs="Arial" w:hint="cs"/>
          <w:rtl/>
        </w:rPr>
        <w:t xml:space="preserve">התפריט שיוגש באירוע. </w:t>
      </w:r>
    </w:p>
    <w:p w:rsidR="00265CE5" w:rsidRDefault="00265CE5" w:rsidP="007A20C8">
      <w:pPr>
        <w:bidi/>
        <w:spacing w:line="360" w:lineRule="auto"/>
        <w:jc w:val="both"/>
        <w:rPr>
          <w:rFonts w:ascii="Arial" w:hAnsi="Arial" w:cs="Arial"/>
          <w:rtl/>
        </w:rPr>
      </w:pPr>
      <w:r>
        <w:rPr>
          <w:rFonts w:ascii="Arial" w:hAnsi="Arial" w:cs="Arial" w:hint="cs"/>
          <w:rtl/>
        </w:rPr>
        <w:t xml:space="preserve">ביום הטעימות, מגיעים הלקוחות אל האולם ומוגשות להן כל מנות המטבח. הלקוחות בוחרים את המנות הראשונות, העיקריות ואת הקינוחים שיוגשו באירוע. </w:t>
      </w:r>
      <w:r w:rsidR="007A20C8">
        <w:rPr>
          <w:rFonts w:ascii="Arial" w:hAnsi="Arial" w:cs="Arial" w:hint="cs"/>
          <w:rtl/>
        </w:rPr>
        <w:t xml:space="preserve">יש לאפשר למנהל האירוע לעדכן את מחירי המנות עבור אירוע </w:t>
      </w:r>
      <w:proofErr w:type="spellStart"/>
      <w:r w:rsidR="007A20C8">
        <w:rPr>
          <w:rFonts w:ascii="Arial" w:hAnsi="Arial" w:cs="Arial" w:hint="cs"/>
          <w:rtl/>
        </w:rPr>
        <w:t>מסויים</w:t>
      </w:r>
      <w:proofErr w:type="spellEnd"/>
      <w:r w:rsidR="007A20C8">
        <w:rPr>
          <w:rFonts w:ascii="Arial" w:hAnsi="Arial" w:cs="Arial" w:hint="cs"/>
          <w:rtl/>
        </w:rPr>
        <w:t xml:space="preserve"> כך שלדוגמה אם מנת הפתיחה הידועה של </w:t>
      </w:r>
      <w:proofErr w:type="spellStart"/>
      <w:r w:rsidR="007A20C8">
        <w:rPr>
          <w:rFonts w:ascii="Arial" w:hAnsi="Arial" w:cs="Arial" w:hint="cs"/>
          <w:rtl/>
        </w:rPr>
        <w:t>קבבונים</w:t>
      </w:r>
      <w:proofErr w:type="spellEnd"/>
      <w:r w:rsidR="007A20C8">
        <w:rPr>
          <w:rFonts w:ascii="Arial" w:hAnsi="Arial" w:cs="Arial" w:hint="cs"/>
          <w:rtl/>
        </w:rPr>
        <w:t xml:space="preserve"> שתקעו בהם מקל קינמון עולה 50 שקלים לאדם, מנהל האירוע יוכל לקבוע שלאירוע </w:t>
      </w:r>
      <w:proofErr w:type="spellStart"/>
      <w:r w:rsidR="007A20C8">
        <w:rPr>
          <w:rFonts w:ascii="Arial" w:hAnsi="Arial" w:cs="Arial" w:hint="cs"/>
          <w:rtl/>
        </w:rPr>
        <w:t>מסויים</w:t>
      </w:r>
      <w:proofErr w:type="spellEnd"/>
      <w:r w:rsidR="007A20C8">
        <w:rPr>
          <w:rFonts w:ascii="Arial" w:hAnsi="Arial" w:cs="Arial" w:hint="cs"/>
          <w:rtl/>
        </w:rPr>
        <w:t xml:space="preserve"> המחיר יהיה 49 שקלים בלבד. בסוף התהליך </w:t>
      </w:r>
      <w:r>
        <w:rPr>
          <w:rFonts w:ascii="Arial" w:hAnsi="Arial" w:cs="Arial" w:hint="cs"/>
          <w:rtl/>
        </w:rPr>
        <w:t>אחראי האירוע מעדכן בתיק את המנות</w:t>
      </w:r>
      <w:r w:rsidR="00CD557D">
        <w:rPr>
          <w:rFonts w:ascii="Arial" w:hAnsi="Arial" w:cs="Arial" w:hint="cs"/>
          <w:rtl/>
        </w:rPr>
        <w:t xml:space="preserve"> ומחשב את עלות </w:t>
      </w:r>
      <w:r w:rsidR="004A7623">
        <w:rPr>
          <w:rFonts w:ascii="Arial" w:hAnsi="Arial" w:cs="Arial" w:hint="cs"/>
          <w:rtl/>
        </w:rPr>
        <w:t xml:space="preserve">המנות </w:t>
      </w:r>
      <w:r w:rsidR="00CD557D">
        <w:rPr>
          <w:rFonts w:ascii="Arial" w:hAnsi="Arial" w:cs="Arial" w:hint="cs"/>
          <w:rtl/>
        </w:rPr>
        <w:t>הצפו</w:t>
      </w:r>
      <w:r w:rsidR="007A20C8">
        <w:rPr>
          <w:rFonts w:ascii="Arial" w:hAnsi="Arial" w:cs="Arial" w:hint="cs"/>
          <w:rtl/>
        </w:rPr>
        <w:t xml:space="preserve">יה (לפי מספר האורחים, </w:t>
      </w:r>
      <w:r>
        <w:rPr>
          <w:rFonts w:ascii="Arial" w:hAnsi="Arial" w:cs="Arial" w:hint="cs"/>
          <w:rtl/>
        </w:rPr>
        <w:t>המנות שנבחרו</w:t>
      </w:r>
      <w:r w:rsidR="007A20C8">
        <w:rPr>
          <w:rFonts w:ascii="Arial" w:hAnsi="Arial" w:cs="Arial" w:hint="cs"/>
          <w:rtl/>
        </w:rPr>
        <w:t xml:space="preserve"> ומחירן</w:t>
      </w:r>
      <w:r>
        <w:rPr>
          <w:rFonts w:ascii="Arial" w:hAnsi="Arial" w:cs="Arial" w:hint="cs"/>
          <w:rtl/>
        </w:rPr>
        <w:t>).</w:t>
      </w:r>
    </w:p>
    <w:p w:rsidR="00265CE5" w:rsidRDefault="00265CE5" w:rsidP="004A7623">
      <w:pPr>
        <w:bidi/>
        <w:spacing w:line="360" w:lineRule="auto"/>
        <w:jc w:val="both"/>
        <w:rPr>
          <w:rFonts w:ascii="Arial" w:hAnsi="Arial" w:cs="Arial"/>
          <w:rtl/>
        </w:rPr>
      </w:pPr>
      <w:r>
        <w:rPr>
          <w:rFonts w:ascii="Arial" w:hAnsi="Arial" w:cs="Arial" w:hint="cs"/>
          <w:rtl/>
        </w:rPr>
        <w:t xml:space="preserve">שבוע לפני האירוע מתקשר הלקוח ומודיע לאחראי האירוע מהו מספר האורחים העדכני שצפוי להגיע. אחראי האירוע מעדכן את התיק ומבצע חישוב נוסף של עלות </w:t>
      </w:r>
      <w:r w:rsidR="004A7623">
        <w:rPr>
          <w:rFonts w:ascii="Arial" w:hAnsi="Arial" w:cs="Arial" w:hint="cs"/>
          <w:rtl/>
        </w:rPr>
        <w:t>המנות</w:t>
      </w:r>
      <w:r>
        <w:rPr>
          <w:rFonts w:ascii="Arial" w:hAnsi="Arial" w:cs="Arial" w:hint="cs"/>
          <w:rtl/>
        </w:rPr>
        <w:t>. כמו כן מנהל האירוע יצוות עובדים (טבחים, מלצרים, ברמנים, מארחים) לאותו האירוע לפי גודלו.</w:t>
      </w:r>
      <w:r w:rsidR="005B20EE">
        <w:rPr>
          <w:rFonts w:ascii="Arial" w:hAnsi="Arial" w:cs="Arial" w:hint="cs"/>
          <w:rtl/>
        </w:rPr>
        <w:t xml:space="preserve"> עובד יכול למלא תפקיד שונה באירועים שונים אבל באירוע </w:t>
      </w:r>
      <w:proofErr w:type="spellStart"/>
      <w:r w:rsidR="005B20EE">
        <w:rPr>
          <w:rFonts w:ascii="Arial" w:hAnsi="Arial" w:cs="Arial" w:hint="cs"/>
          <w:rtl/>
        </w:rPr>
        <w:t>מסויים</w:t>
      </w:r>
      <w:proofErr w:type="spellEnd"/>
      <w:r w:rsidR="005B20EE">
        <w:rPr>
          <w:rFonts w:ascii="Arial" w:hAnsi="Arial" w:cs="Arial" w:hint="cs"/>
          <w:rtl/>
        </w:rPr>
        <w:t xml:space="preserve"> יהיה לו תפקיד יחיד.</w:t>
      </w:r>
    </w:p>
    <w:p w:rsidR="00265CE5" w:rsidRDefault="00265CE5" w:rsidP="00265CE5">
      <w:pPr>
        <w:bidi/>
        <w:spacing w:line="360" w:lineRule="auto"/>
        <w:jc w:val="both"/>
        <w:rPr>
          <w:rFonts w:ascii="Arial" w:hAnsi="Arial" w:cs="Arial"/>
          <w:rtl/>
        </w:rPr>
      </w:pPr>
      <w:r>
        <w:rPr>
          <w:rFonts w:ascii="Arial" w:hAnsi="Arial" w:cs="Arial" w:hint="cs"/>
          <w:rtl/>
        </w:rPr>
        <w:t xml:space="preserve">עליך לבנות מערכת שתתמוך בתהליכים המתוארים. המערכת תשמור נתונים על העובדים באולם האירועים (ת.ז. שם פרטי ומשפחה, תאריך לידה, תאריך תחילת עבודה, תפקיד), על הלקוחות (ת.ז., שם, כתובת, טלפון, ארגון), על האירועים (מספר אירוע, סוג אירוע, מספר מוזמנים, תאריך, שעה, רשימות המנות...), על המנות (שם מנה, סוג </w:t>
      </w:r>
      <w:r>
        <w:rPr>
          <w:rFonts w:ascii="Arial" w:hAnsi="Arial" w:cs="Arial"/>
          <w:rtl/>
        </w:rPr>
        <w:t>–</w:t>
      </w:r>
      <w:r w:rsidR="00CD557D">
        <w:rPr>
          <w:rFonts w:ascii="Arial" w:hAnsi="Arial" w:cs="Arial" w:hint="cs"/>
          <w:rtl/>
        </w:rPr>
        <w:t xml:space="preserve"> ראשונה, </w:t>
      </w:r>
      <w:proofErr w:type="spellStart"/>
      <w:r w:rsidR="00CD557D">
        <w:rPr>
          <w:rFonts w:ascii="Arial" w:hAnsi="Arial" w:cs="Arial" w:hint="cs"/>
          <w:rtl/>
        </w:rPr>
        <w:t>עקרית</w:t>
      </w:r>
      <w:proofErr w:type="spellEnd"/>
      <w:r w:rsidR="00CD557D">
        <w:rPr>
          <w:rFonts w:ascii="Arial" w:hAnsi="Arial" w:cs="Arial" w:hint="cs"/>
          <w:rtl/>
        </w:rPr>
        <w:t xml:space="preserve">, קינוח, מחיר). </w:t>
      </w:r>
    </w:p>
    <w:p w:rsidR="00FD14BB" w:rsidRDefault="00265CE5" w:rsidP="005B20EE">
      <w:pPr>
        <w:bidi/>
        <w:spacing w:line="360" w:lineRule="auto"/>
        <w:jc w:val="both"/>
        <w:rPr>
          <w:rtl/>
          <w:lang w:val="en-US"/>
        </w:rPr>
      </w:pPr>
      <w:r>
        <w:rPr>
          <w:rFonts w:ascii="Arial" w:hAnsi="Arial" w:cs="Arial" w:hint="cs"/>
          <w:rtl/>
        </w:rPr>
        <w:t xml:space="preserve">שים/י לב, לקוח  מסוים יכול להזמין את האולם למספר אירועים שונים </w:t>
      </w:r>
      <w:r>
        <w:rPr>
          <w:rFonts w:ascii="Arial" w:hAnsi="Arial" w:cs="Arial"/>
          <w:rtl/>
        </w:rPr>
        <w:t>–</w:t>
      </w:r>
      <w:r>
        <w:rPr>
          <w:rFonts w:ascii="Arial" w:hAnsi="Arial" w:cs="Arial" w:hint="cs"/>
          <w:rtl/>
        </w:rPr>
        <w:t xml:space="preserve"> למשל זוג שמתחתן יכול להזמין את האולם לטקס החינה ולחתונה; חברה גדולה שמארגנת מסיבת סוף שנה למחלקות השונות שלה יכולה להזמין את האולם למספר ערבים </w:t>
      </w:r>
      <w:r>
        <w:rPr>
          <w:rFonts w:ascii="Arial" w:hAnsi="Arial" w:cs="Arial"/>
          <w:rtl/>
        </w:rPr>
        <w:t>–</w:t>
      </w:r>
      <w:r>
        <w:rPr>
          <w:rFonts w:ascii="Arial" w:hAnsi="Arial" w:cs="Arial" w:hint="cs"/>
          <w:rtl/>
        </w:rPr>
        <w:t xml:space="preserve"> בכל ערב עבור מחלקה שונה. </w:t>
      </w:r>
    </w:p>
    <w:p w:rsidR="00363AEA" w:rsidRPr="005B59C9" w:rsidRDefault="002F1511" w:rsidP="00054392">
      <w:pPr>
        <w:bidi/>
        <w:outlineLvl w:val="0"/>
        <w:rPr>
          <w:rFonts w:ascii="Arial" w:hAnsi="Arial" w:cs="Arial"/>
          <w:b/>
          <w:bCs/>
          <w:u w:val="single"/>
          <w:rtl/>
        </w:rPr>
      </w:pPr>
      <w:r>
        <w:rPr>
          <w:rtl/>
          <w:lang w:val="en-US"/>
        </w:rPr>
        <w:br w:type="page"/>
      </w:r>
      <w:r w:rsidR="00363AEA" w:rsidRPr="005B59C9">
        <w:rPr>
          <w:rFonts w:ascii="Arial" w:hAnsi="Arial" w:cs="Arial" w:hint="cs"/>
          <w:b/>
          <w:bCs/>
          <w:u w:val="single"/>
          <w:rtl/>
        </w:rPr>
        <w:lastRenderedPageBreak/>
        <w:t xml:space="preserve">חלק א' </w:t>
      </w:r>
      <w:r w:rsidR="00363AEA" w:rsidRPr="005B59C9">
        <w:rPr>
          <w:rFonts w:ascii="Arial" w:hAnsi="Arial" w:cs="Arial"/>
          <w:b/>
          <w:bCs/>
          <w:u w:val="single"/>
          <w:rtl/>
        </w:rPr>
        <w:t>–</w:t>
      </w:r>
      <w:r w:rsidR="00363AEA" w:rsidRPr="005B59C9">
        <w:rPr>
          <w:rFonts w:ascii="Arial" w:hAnsi="Arial" w:cs="Arial" w:hint="cs"/>
          <w:b/>
          <w:bCs/>
          <w:u w:val="single"/>
          <w:rtl/>
        </w:rPr>
        <w:t xml:space="preserve"> </w:t>
      </w:r>
      <w:r w:rsidR="00572659">
        <w:rPr>
          <w:rFonts w:ascii="Arial" w:hAnsi="Arial" w:cs="Arial" w:hint="cs"/>
          <w:b/>
          <w:bCs/>
          <w:u w:val="single"/>
          <w:rtl/>
        </w:rPr>
        <w:t>4</w:t>
      </w:r>
      <w:r w:rsidR="004E7AFD">
        <w:rPr>
          <w:rFonts w:ascii="Arial" w:hAnsi="Arial" w:cs="Arial" w:hint="cs"/>
          <w:b/>
          <w:bCs/>
          <w:u w:val="single"/>
          <w:rtl/>
        </w:rPr>
        <w:t>6</w:t>
      </w:r>
      <w:r w:rsidR="00363AEA" w:rsidRPr="005B59C9">
        <w:rPr>
          <w:rFonts w:ascii="Arial" w:hAnsi="Arial" w:cs="Arial" w:hint="cs"/>
          <w:b/>
          <w:bCs/>
          <w:u w:val="single"/>
          <w:rtl/>
        </w:rPr>
        <w:t xml:space="preserve"> נק'</w:t>
      </w:r>
    </w:p>
    <w:p w:rsidR="005D3792" w:rsidRPr="002F4409" w:rsidRDefault="004C4A1A" w:rsidP="002F4409">
      <w:pPr>
        <w:numPr>
          <w:ilvl w:val="0"/>
          <w:numId w:val="1"/>
        </w:numPr>
        <w:bidi/>
        <w:spacing w:before="120" w:after="120"/>
        <w:jc w:val="both"/>
        <w:rPr>
          <w:rFonts w:ascii="Arial" w:hAnsi="Arial" w:cs="Arial"/>
        </w:rPr>
      </w:pPr>
      <w:r>
        <w:rPr>
          <w:rFonts w:ascii="Arial" w:hAnsi="Arial" w:cs="Arial" w:hint="cs"/>
          <w:rtl/>
        </w:rPr>
        <w:t xml:space="preserve">יש ליצור תרשים </w:t>
      </w:r>
      <w:r>
        <w:rPr>
          <w:rFonts w:ascii="Arial" w:hAnsi="Arial" w:cs="Arial" w:hint="cs"/>
        </w:rPr>
        <w:t>VTOC</w:t>
      </w:r>
      <w:r>
        <w:rPr>
          <w:rFonts w:ascii="Arial" w:hAnsi="Arial" w:cs="Arial" w:hint="cs"/>
          <w:rtl/>
        </w:rPr>
        <w:t xml:space="preserve"> </w:t>
      </w:r>
      <w:r w:rsidR="00250590">
        <w:rPr>
          <w:rFonts w:ascii="Arial" w:hAnsi="Arial" w:cs="Arial" w:hint="cs"/>
          <w:rtl/>
        </w:rPr>
        <w:t xml:space="preserve">בן 3 רמות </w:t>
      </w:r>
      <w:r>
        <w:rPr>
          <w:rFonts w:ascii="Arial" w:hAnsi="Arial" w:cs="Arial" w:hint="cs"/>
          <w:rtl/>
        </w:rPr>
        <w:t>עבור תהליכי המערכת הנדרשת.</w:t>
      </w:r>
      <w:r w:rsidR="00250590">
        <w:rPr>
          <w:rFonts w:ascii="Arial" w:hAnsi="Arial" w:cs="Arial" w:hint="cs"/>
          <w:rtl/>
        </w:rPr>
        <w:t xml:space="preserve"> </w:t>
      </w:r>
      <w:r w:rsidRPr="00250590">
        <w:rPr>
          <w:rFonts w:ascii="Arial" w:hAnsi="Arial" w:cs="Arial" w:hint="cs"/>
          <w:rtl/>
        </w:rPr>
        <w:t xml:space="preserve">תאר מה הם היתרונות של תרשים </w:t>
      </w:r>
      <w:r w:rsidRPr="00250590">
        <w:rPr>
          <w:rFonts w:ascii="Arial" w:hAnsi="Arial" w:cs="Arial" w:hint="cs"/>
        </w:rPr>
        <w:t>VTOC</w:t>
      </w:r>
      <w:r w:rsidRPr="00250590">
        <w:rPr>
          <w:rFonts w:ascii="Arial" w:hAnsi="Arial" w:cs="Arial" w:hint="cs"/>
          <w:rtl/>
        </w:rPr>
        <w:t xml:space="preserve"> ומה הם חסרונותיו </w:t>
      </w:r>
      <w:r w:rsidR="00E40ADB" w:rsidRPr="00250590">
        <w:rPr>
          <w:rFonts w:ascii="Arial" w:hAnsi="Arial" w:cs="Arial" w:hint="cs"/>
          <w:rtl/>
        </w:rPr>
        <w:t>(</w:t>
      </w:r>
      <w:r w:rsidR="00CD557D">
        <w:rPr>
          <w:rFonts w:ascii="Arial" w:hAnsi="Arial" w:cs="Arial" w:hint="cs"/>
          <w:rtl/>
        </w:rPr>
        <w:t>6</w:t>
      </w:r>
      <w:r w:rsidR="00E40ADB" w:rsidRPr="00250590">
        <w:rPr>
          <w:rFonts w:ascii="Arial" w:hAnsi="Arial" w:cs="Arial" w:hint="cs"/>
          <w:rtl/>
        </w:rPr>
        <w:t xml:space="preserve"> נק</w:t>
      </w:r>
      <w:r w:rsidR="00392A81">
        <w:rPr>
          <w:rFonts w:ascii="Arial" w:hAnsi="Arial" w:cs="Arial" w:hint="cs"/>
          <w:rtl/>
        </w:rPr>
        <w:t>ודות</w:t>
      </w:r>
      <w:r w:rsidR="00E40ADB" w:rsidRPr="00250590">
        <w:rPr>
          <w:rFonts w:ascii="Arial" w:hAnsi="Arial" w:cs="Arial" w:hint="cs"/>
          <w:rtl/>
        </w:rPr>
        <w:t>)</w:t>
      </w:r>
      <w:r w:rsidR="00392A81">
        <w:rPr>
          <w:rFonts w:ascii="Arial" w:hAnsi="Arial" w:cs="Arial" w:hint="cs"/>
          <w:rtl/>
        </w:rPr>
        <w:t>.</w:t>
      </w:r>
    </w:p>
    <w:p w:rsidR="005D3792" w:rsidRDefault="00054392" w:rsidP="002F4409">
      <w:pPr>
        <w:numPr>
          <w:ilvl w:val="0"/>
          <w:numId w:val="1"/>
        </w:numPr>
        <w:bidi/>
        <w:spacing w:before="120" w:after="120"/>
        <w:jc w:val="both"/>
        <w:rPr>
          <w:rFonts w:ascii="Arial" w:hAnsi="Arial" w:cs="Arial"/>
        </w:rPr>
      </w:pPr>
      <w:r>
        <w:rPr>
          <w:rFonts w:ascii="Arial" w:hAnsi="Arial" w:cs="Arial" w:hint="cs"/>
          <w:rtl/>
        </w:rPr>
        <w:t xml:space="preserve">א. </w:t>
      </w:r>
      <w:r w:rsidR="00E40ADB">
        <w:rPr>
          <w:rFonts w:ascii="Arial" w:hAnsi="Arial" w:cs="Arial" w:hint="cs"/>
          <w:rtl/>
        </w:rPr>
        <w:t xml:space="preserve">צור תרשים </w:t>
      </w:r>
      <w:r w:rsidR="00CD557D">
        <w:rPr>
          <w:rFonts w:ascii="Arial" w:hAnsi="Arial" w:cs="Arial" w:hint="cs"/>
          <w:rtl/>
        </w:rPr>
        <w:t>תהליך</w:t>
      </w:r>
      <w:r w:rsidR="00E40ADB">
        <w:rPr>
          <w:rFonts w:ascii="Arial" w:hAnsi="Arial" w:cs="Arial"/>
        </w:rPr>
        <w:t xml:space="preserve"> </w:t>
      </w:r>
      <w:r w:rsidR="00BF65EB">
        <w:rPr>
          <w:rFonts w:ascii="Arial" w:hAnsi="Arial" w:cs="Arial"/>
          <w:lang w:val="en-US"/>
        </w:rPr>
        <w:t xml:space="preserve">BPMN </w:t>
      </w:r>
      <w:r w:rsidR="00E40ADB">
        <w:rPr>
          <w:rFonts w:ascii="Arial" w:hAnsi="Arial" w:cs="Arial" w:hint="cs"/>
          <w:rtl/>
        </w:rPr>
        <w:t xml:space="preserve">המתאר </w:t>
      </w:r>
      <w:r w:rsidR="00FF097B">
        <w:rPr>
          <w:rFonts w:ascii="Arial" w:hAnsi="Arial" w:cs="Arial" w:hint="cs"/>
          <w:rtl/>
        </w:rPr>
        <w:t xml:space="preserve">את </w:t>
      </w:r>
      <w:r w:rsidR="00CD557D">
        <w:rPr>
          <w:rFonts w:ascii="Arial" w:hAnsi="Arial" w:cs="Arial" w:hint="cs"/>
          <w:rtl/>
        </w:rPr>
        <w:t>הפגישה בה הלקוח מזמין א</w:t>
      </w:r>
      <w:r w:rsidR="0074138A">
        <w:rPr>
          <w:rFonts w:ascii="Arial" w:hAnsi="Arial" w:cs="Arial" w:hint="cs"/>
          <w:rtl/>
        </w:rPr>
        <w:t>י</w:t>
      </w:r>
      <w:r w:rsidR="00CD557D">
        <w:rPr>
          <w:rFonts w:ascii="Arial" w:hAnsi="Arial" w:cs="Arial" w:hint="cs"/>
          <w:rtl/>
        </w:rPr>
        <w:t xml:space="preserve">רוע. על התרשים להציג את בעלי התפקידים בתהליך </w:t>
      </w:r>
      <w:r w:rsidR="00FF097B">
        <w:rPr>
          <w:rFonts w:ascii="Arial" w:hAnsi="Arial" w:cs="Arial" w:hint="cs"/>
          <w:rtl/>
        </w:rPr>
        <w:t>(</w:t>
      </w:r>
      <w:r w:rsidR="00CD557D">
        <w:rPr>
          <w:rFonts w:ascii="Arial" w:hAnsi="Arial" w:cs="Arial" w:hint="cs"/>
          <w:rtl/>
        </w:rPr>
        <w:t>8</w:t>
      </w:r>
      <w:r w:rsidR="00FF097B">
        <w:rPr>
          <w:rFonts w:ascii="Arial" w:hAnsi="Arial" w:cs="Arial" w:hint="cs"/>
          <w:rtl/>
        </w:rPr>
        <w:t xml:space="preserve"> נקודות)</w:t>
      </w:r>
      <w:r w:rsidR="00392A81">
        <w:rPr>
          <w:rFonts w:ascii="Arial" w:hAnsi="Arial" w:cs="Arial" w:hint="cs"/>
          <w:rtl/>
        </w:rPr>
        <w:t>.</w:t>
      </w:r>
    </w:p>
    <w:p w:rsidR="00054392" w:rsidRPr="002F4409" w:rsidRDefault="00054392" w:rsidP="00054392">
      <w:pPr>
        <w:pStyle w:val="aa"/>
        <w:numPr>
          <w:ilvl w:val="0"/>
          <w:numId w:val="6"/>
        </w:numPr>
        <w:bidi/>
        <w:spacing w:before="120" w:after="120"/>
        <w:jc w:val="both"/>
        <w:rPr>
          <w:rFonts w:ascii="Arial" w:hAnsi="Arial"/>
        </w:rPr>
      </w:pPr>
      <w:r>
        <w:rPr>
          <w:rFonts w:ascii="Arial" w:hAnsi="Arial" w:hint="cs"/>
          <w:rtl/>
        </w:rPr>
        <w:t xml:space="preserve">מה היתרון בשימוש בשפה כמו </w:t>
      </w:r>
      <w:r>
        <w:rPr>
          <w:rFonts w:ascii="Arial" w:hAnsi="Arial" w:hint="cs"/>
        </w:rPr>
        <w:t>BPMN</w:t>
      </w:r>
      <w:r>
        <w:rPr>
          <w:rFonts w:ascii="Arial" w:hAnsi="Arial" w:hint="cs"/>
          <w:rtl/>
        </w:rPr>
        <w:t xml:space="preserve"> לצורך תיאור תהליכים ארגוניים על פני תרשימים אחרים לתיעוד תהליכים</w:t>
      </w:r>
      <w:r w:rsidR="00BF65EB">
        <w:rPr>
          <w:rFonts w:ascii="Arial" w:hAnsi="Arial" w:hint="cs"/>
          <w:rtl/>
        </w:rPr>
        <w:t>?</w:t>
      </w:r>
      <w:r>
        <w:rPr>
          <w:rFonts w:ascii="Arial" w:hAnsi="Arial" w:hint="cs"/>
          <w:rtl/>
        </w:rPr>
        <w:t xml:space="preserve"> (6 נקודות)</w:t>
      </w:r>
    </w:p>
    <w:p w:rsidR="00195560" w:rsidRPr="002F4409" w:rsidRDefault="00195560" w:rsidP="002F4409">
      <w:pPr>
        <w:numPr>
          <w:ilvl w:val="0"/>
          <w:numId w:val="1"/>
        </w:numPr>
        <w:bidi/>
        <w:spacing w:before="120" w:after="120"/>
        <w:jc w:val="both"/>
        <w:rPr>
          <w:rFonts w:ascii="Arial" w:hAnsi="Arial" w:cs="Arial"/>
          <w:rtl/>
        </w:rPr>
      </w:pPr>
      <w:r>
        <w:rPr>
          <w:rFonts w:ascii="Arial" w:hAnsi="Arial" w:cs="Arial" w:hint="cs"/>
          <w:rtl/>
        </w:rPr>
        <w:t>א. אילו בעיות עסקיות / צרכים עסקיים הביאו לדעתך את "גני תכלת" להקים מערכת מידע?</w:t>
      </w:r>
      <w:r w:rsidR="00142FE6">
        <w:rPr>
          <w:rFonts w:ascii="Arial" w:hAnsi="Arial" w:cs="Arial" w:hint="cs"/>
          <w:rtl/>
        </w:rPr>
        <w:t xml:space="preserve"> יש לתאר כל בעיה/צורך ב- 1-2 משפטים</w:t>
      </w:r>
      <w:r>
        <w:rPr>
          <w:rFonts w:ascii="Arial" w:hAnsi="Arial" w:cs="Arial" w:hint="cs"/>
          <w:rtl/>
        </w:rPr>
        <w:t xml:space="preserve"> (</w:t>
      </w:r>
      <w:r w:rsidR="00DA3697">
        <w:rPr>
          <w:rFonts w:ascii="Arial" w:hAnsi="Arial" w:cs="Arial" w:hint="cs"/>
          <w:rtl/>
        </w:rPr>
        <w:t>2</w:t>
      </w:r>
      <w:r>
        <w:rPr>
          <w:rFonts w:ascii="Arial" w:hAnsi="Arial" w:cs="Arial" w:hint="cs"/>
          <w:rtl/>
        </w:rPr>
        <w:t xml:space="preserve"> נקודות)</w:t>
      </w:r>
    </w:p>
    <w:p w:rsidR="00DA3697" w:rsidRPr="002F4409" w:rsidRDefault="00195560" w:rsidP="00054392">
      <w:pPr>
        <w:pStyle w:val="aa"/>
        <w:numPr>
          <w:ilvl w:val="0"/>
          <w:numId w:val="8"/>
        </w:numPr>
        <w:bidi/>
        <w:spacing w:before="120" w:after="120"/>
        <w:jc w:val="both"/>
        <w:rPr>
          <w:rFonts w:ascii="Arial" w:hAnsi="Arial"/>
          <w:rtl/>
        </w:rPr>
      </w:pPr>
      <w:r w:rsidRPr="00195560">
        <w:rPr>
          <w:rFonts w:ascii="Arial" w:hAnsi="Arial" w:hint="cs"/>
          <w:rtl/>
        </w:rPr>
        <w:t xml:space="preserve">כיצד יוכלו מנהלי "גני תכלת" לדעת שההשקעה במערכת המידע השתלמה? </w:t>
      </w:r>
      <w:r>
        <w:rPr>
          <w:rFonts w:ascii="Arial" w:hAnsi="Arial" w:hint="cs"/>
          <w:rtl/>
        </w:rPr>
        <w:t>פרט</w:t>
      </w:r>
      <w:r w:rsidR="001C4A24">
        <w:rPr>
          <w:rFonts w:ascii="Arial" w:hAnsi="Arial" w:hint="cs"/>
          <w:rtl/>
        </w:rPr>
        <w:t>/י</w:t>
      </w:r>
      <w:r>
        <w:rPr>
          <w:rFonts w:ascii="Arial" w:hAnsi="Arial" w:hint="cs"/>
          <w:rtl/>
        </w:rPr>
        <w:t xml:space="preserve"> כיצד יש להעריך</w:t>
      </w:r>
      <w:r w:rsidR="00C01525">
        <w:rPr>
          <w:rFonts w:ascii="Arial" w:hAnsi="Arial" w:hint="cs"/>
          <w:rtl/>
        </w:rPr>
        <w:t xml:space="preserve"> ולמדוד</w:t>
      </w:r>
      <w:r>
        <w:rPr>
          <w:rFonts w:ascii="Arial" w:hAnsi="Arial" w:hint="cs"/>
          <w:rtl/>
        </w:rPr>
        <w:t xml:space="preserve"> את ההשקעה</w:t>
      </w:r>
      <w:r w:rsidR="00B71662">
        <w:rPr>
          <w:rFonts w:ascii="Arial" w:hAnsi="Arial" w:hint="cs"/>
          <w:rtl/>
        </w:rPr>
        <w:t xml:space="preserve"> במערכת המידע</w:t>
      </w:r>
      <w:r>
        <w:rPr>
          <w:rFonts w:ascii="Arial" w:hAnsi="Arial" w:hint="cs"/>
          <w:rtl/>
        </w:rPr>
        <w:t xml:space="preserve"> ואת החזר ההשק</w:t>
      </w:r>
      <w:r w:rsidR="00DA3697">
        <w:rPr>
          <w:rFonts w:ascii="Arial" w:hAnsi="Arial" w:hint="cs"/>
          <w:rtl/>
        </w:rPr>
        <w:t>ע</w:t>
      </w:r>
      <w:r>
        <w:rPr>
          <w:rFonts w:ascii="Arial" w:hAnsi="Arial" w:hint="cs"/>
          <w:rtl/>
        </w:rPr>
        <w:t>ה (</w:t>
      </w:r>
      <w:r w:rsidR="00054392">
        <w:rPr>
          <w:rFonts w:ascii="Arial" w:hAnsi="Arial" w:hint="cs"/>
          <w:rtl/>
        </w:rPr>
        <w:t>6</w:t>
      </w:r>
      <w:r>
        <w:rPr>
          <w:rFonts w:ascii="Arial" w:hAnsi="Arial" w:hint="cs"/>
          <w:rtl/>
        </w:rPr>
        <w:t xml:space="preserve"> נקודות)</w:t>
      </w:r>
    </w:p>
    <w:p w:rsidR="003C7A8C" w:rsidRPr="0003211B" w:rsidRDefault="003C7A8C" w:rsidP="002F4409">
      <w:pPr>
        <w:numPr>
          <w:ilvl w:val="0"/>
          <w:numId w:val="1"/>
        </w:numPr>
        <w:bidi/>
        <w:spacing w:before="120" w:after="120"/>
        <w:jc w:val="both"/>
        <w:rPr>
          <w:rFonts w:ascii="Arial" w:hAnsi="Arial" w:cs="Arial"/>
        </w:rPr>
      </w:pPr>
      <w:r>
        <w:rPr>
          <w:rFonts w:ascii="Arial" w:hAnsi="Arial" w:cs="Arial" w:hint="cs"/>
          <w:rtl/>
        </w:rPr>
        <w:t>הספק הנבחר לביצוע הפרויקט מציע ל</w:t>
      </w:r>
      <w:r w:rsidR="00142FE6">
        <w:rPr>
          <w:rFonts w:ascii="Arial" w:hAnsi="Arial" w:cs="Arial" w:hint="cs"/>
          <w:rtl/>
        </w:rPr>
        <w:t xml:space="preserve">"גני תכלת" </w:t>
      </w:r>
      <w:r w:rsidR="0003211B">
        <w:rPr>
          <w:rFonts w:ascii="Arial" w:hAnsi="Arial" w:cs="Arial" w:hint="cs"/>
          <w:rtl/>
        </w:rPr>
        <w:t xml:space="preserve">שתי שיטות עבודה. הראשונה </w:t>
      </w:r>
      <w:r w:rsidR="00FE1234">
        <w:rPr>
          <w:rFonts w:ascii="Arial" w:hAnsi="Arial" w:cs="Arial" w:hint="cs"/>
          <w:rtl/>
        </w:rPr>
        <w:t>לפי המודל התוספתי</w:t>
      </w:r>
      <w:r w:rsidR="0003211B">
        <w:rPr>
          <w:rFonts w:ascii="Arial" w:hAnsi="Arial" w:cs="Arial" w:hint="cs"/>
          <w:rtl/>
        </w:rPr>
        <w:t xml:space="preserve"> </w:t>
      </w:r>
      <w:r w:rsidR="00FE1234">
        <w:rPr>
          <w:rFonts w:ascii="Arial" w:hAnsi="Arial" w:cs="Arial" w:hint="cs"/>
          <w:rtl/>
        </w:rPr>
        <w:t>והשנייה</w:t>
      </w:r>
      <w:r w:rsidR="0003211B">
        <w:rPr>
          <w:rFonts w:ascii="Arial" w:hAnsi="Arial" w:cs="Arial" w:hint="cs"/>
          <w:rtl/>
        </w:rPr>
        <w:t xml:space="preserve"> פיתוח בשיטת </w:t>
      </w:r>
      <w:r w:rsidR="0003211B">
        <w:rPr>
          <w:rFonts w:ascii="Arial" w:hAnsi="Arial" w:cs="Arial"/>
          <w:lang w:val="en-US"/>
        </w:rPr>
        <w:t>scrum</w:t>
      </w:r>
      <w:r w:rsidR="0003211B">
        <w:rPr>
          <w:rFonts w:ascii="Arial" w:hAnsi="Arial" w:cs="Arial" w:hint="cs"/>
          <w:rtl/>
          <w:lang w:val="en-US"/>
        </w:rPr>
        <w:t>.</w:t>
      </w:r>
    </w:p>
    <w:p w:rsidR="00FE1234" w:rsidRDefault="00FE1234" w:rsidP="00054392">
      <w:pPr>
        <w:numPr>
          <w:ilvl w:val="1"/>
          <w:numId w:val="1"/>
        </w:numPr>
        <w:bidi/>
        <w:spacing w:before="120" w:after="120"/>
        <w:jc w:val="both"/>
        <w:rPr>
          <w:rFonts w:ascii="Arial" w:hAnsi="Arial" w:cs="Arial"/>
        </w:rPr>
      </w:pPr>
      <w:r>
        <w:rPr>
          <w:rFonts w:ascii="Arial" w:hAnsi="Arial" w:cs="Arial" w:hint="cs"/>
          <w:rtl/>
        </w:rPr>
        <w:t xml:space="preserve">תאר/י במספר משפטים את </w:t>
      </w:r>
      <w:r w:rsidR="00054392">
        <w:rPr>
          <w:rFonts w:ascii="Arial" w:hAnsi="Arial" w:cs="Arial" w:hint="cs"/>
          <w:rtl/>
        </w:rPr>
        <w:t>כ</w:t>
      </w:r>
      <w:r>
        <w:rPr>
          <w:rFonts w:ascii="Arial" w:hAnsi="Arial" w:cs="Arial" w:hint="cs"/>
          <w:rtl/>
        </w:rPr>
        <w:t>ל אחת מהשיטות ועמד/י על ההבדלים ביניהן, היתרונות והחסרונות של כל אחת מהן. (</w:t>
      </w:r>
      <w:r w:rsidR="000A51FA">
        <w:rPr>
          <w:rFonts w:ascii="Arial" w:hAnsi="Arial" w:cs="Arial" w:hint="cs"/>
          <w:rtl/>
        </w:rPr>
        <w:t>6</w:t>
      </w:r>
      <w:r>
        <w:rPr>
          <w:rFonts w:ascii="Arial" w:hAnsi="Arial" w:cs="Arial" w:hint="cs"/>
          <w:rtl/>
        </w:rPr>
        <w:t xml:space="preserve"> נקודות)</w:t>
      </w:r>
    </w:p>
    <w:p w:rsidR="005D3792" w:rsidRPr="002F4409" w:rsidRDefault="00FE1234" w:rsidP="002F4409">
      <w:pPr>
        <w:numPr>
          <w:ilvl w:val="1"/>
          <w:numId w:val="1"/>
        </w:numPr>
        <w:bidi/>
        <w:spacing w:before="120" w:after="120"/>
        <w:jc w:val="both"/>
        <w:rPr>
          <w:rFonts w:ascii="Arial" w:hAnsi="Arial" w:cs="Arial"/>
        </w:rPr>
      </w:pPr>
      <w:r>
        <w:rPr>
          <w:rFonts w:ascii="Arial" w:hAnsi="Arial" w:cs="Arial" w:hint="cs"/>
          <w:rtl/>
        </w:rPr>
        <w:t xml:space="preserve">מנהל 'גני תכלת' קרא באינטרנט על שיטת </w:t>
      </w:r>
      <w:r w:rsidR="0065718F">
        <w:rPr>
          <w:rFonts w:ascii="Arial" w:hAnsi="Arial" w:cs="Arial" w:hint="cs"/>
          <w:rtl/>
        </w:rPr>
        <w:t>הספיראלה</w:t>
      </w:r>
      <w:r>
        <w:rPr>
          <w:rFonts w:ascii="Arial" w:hAnsi="Arial" w:cs="Arial" w:hint="cs"/>
          <w:rtl/>
        </w:rPr>
        <w:t xml:space="preserve"> ורוצה לדעת האם ניתן לשלב בין שיטה זו לבין </w:t>
      </w:r>
      <w:r>
        <w:rPr>
          <w:rFonts w:ascii="Arial" w:hAnsi="Arial" w:cs="Arial"/>
          <w:lang w:val="en-US"/>
        </w:rPr>
        <w:t>scrum</w:t>
      </w:r>
      <w:r>
        <w:rPr>
          <w:rFonts w:ascii="Arial" w:hAnsi="Arial" w:cs="Arial" w:hint="cs"/>
          <w:rtl/>
          <w:lang w:val="en-US"/>
        </w:rPr>
        <w:t xml:space="preserve">. חווה דעתך. </w:t>
      </w:r>
      <w:r w:rsidR="000A51FA">
        <w:rPr>
          <w:rFonts w:ascii="Arial" w:hAnsi="Arial" w:cs="Arial" w:hint="cs"/>
          <w:rtl/>
          <w:lang w:val="en-US"/>
        </w:rPr>
        <w:t>(6 נקודות)</w:t>
      </w:r>
    </w:p>
    <w:p w:rsidR="002F1511" w:rsidRPr="002F4409" w:rsidRDefault="005A3E71" w:rsidP="002F4409">
      <w:pPr>
        <w:numPr>
          <w:ilvl w:val="0"/>
          <w:numId w:val="1"/>
        </w:numPr>
        <w:bidi/>
        <w:spacing w:before="120" w:after="120"/>
        <w:ind w:left="499" w:hanging="357"/>
        <w:jc w:val="both"/>
        <w:rPr>
          <w:rFonts w:ascii="Arial" w:hAnsi="Arial" w:cs="Arial"/>
        </w:rPr>
      </w:pPr>
      <w:r>
        <w:rPr>
          <w:rFonts w:ascii="Arial" w:hAnsi="Arial" w:cs="Arial" w:hint="cs"/>
          <w:rtl/>
        </w:rPr>
        <w:t xml:space="preserve">כדי לאסוף דרישות עבור המערכת החליט </w:t>
      </w:r>
      <w:r w:rsidR="00142FE6">
        <w:rPr>
          <w:rFonts w:ascii="Arial" w:hAnsi="Arial" w:cs="Arial" w:hint="cs"/>
          <w:rtl/>
        </w:rPr>
        <w:t>מנתח המערכת מטעם הספק</w:t>
      </w:r>
      <w:r>
        <w:rPr>
          <w:rFonts w:ascii="Arial" w:hAnsi="Arial" w:cs="Arial" w:hint="cs"/>
          <w:rtl/>
        </w:rPr>
        <w:t xml:space="preserve"> </w:t>
      </w:r>
      <w:r w:rsidR="00142FE6" w:rsidRPr="002F4409">
        <w:rPr>
          <w:rFonts w:ascii="Arial" w:hAnsi="Arial" w:cs="Arial" w:hint="cs"/>
          <w:rtl/>
        </w:rPr>
        <w:t>לבצע ראיונות עם מנהלי ועובדי גני תכלת</w:t>
      </w:r>
      <w:r w:rsidR="00704FA8" w:rsidRPr="002F4409">
        <w:rPr>
          <w:rFonts w:ascii="Arial" w:hAnsi="Arial" w:cs="Arial" w:hint="cs"/>
          <w:rtl/>
        </w:rPr>
        <w:t xml:space="preserve">. </w:t>
      </w:r>
      <w:r w:rsidR="00142FE6" w:rsidRPr="002F4409">
        <w:rPr>
          <w:rFonts w:ascii="Arial" w:hAnsi="Arial" w:cs="Arial" w:hint="cs"/>
          <w:rtl/>
        </w:rPr>
        <w:t xml:space="preserve">הוא נוקט בגישה של </w:t>
      </w:r>
      <w:r w:rsidR="00142FE6" w:rsidRPr="002F4409">
        <w:rPr>
          <w:rFonts w:ascii="Arial" w:hAnsi="Arial" w:cs="Arial"/>
        </w:rPr>
        <w:t>problem solver</w:t>
      </w:r>
      <w:r w:rsidR="00142FE6" w:rsidRPr="002F4409">
        <w:rPr>
          <w:rFonts w:ascii="Arial" w:hAnsi="Arial" w:cs="Arial" w:hint="cs"/>
          <w:rtl/>
        </w:rPr>
        <w:t>. תאר מה ההבדל בין "</w:t>
      </w:r>
      <w:r w:rsidR="00142FE6" w:rsidRPr="002F4409">
        <w:rPr>
          <w:rFonts w:ascii="Arial" w:hAnsi="Arial" w:cs="Arial"/>
        </w:rPr>
        <w:t>problem solver</w:t>
      </w:r>
      <w:r w:rsidR="00142FE6" w:rsidRPr="002F4409">
        <w:rPr>
          <w:rFonts w:ascii="Arial" w:hAnsi="Arial" w:cs="Arial" w:hint="cs"/>
          <w:rtl/>
        </w:rPr>
        <w:t xml:space="preserve">" לבין </w:t>
      </w:r>
      <w:r w:rsidR="00142FE6" w:rsidRPr="002F4409">
        <w:rPr>
          <w:rFonts w:ascii="Arial" w:hAnsi="Arial" w:cs="Arial"/>
        </w:rPr>
        <w:t>“order taker”</w:t>
      </w:r>
      <w:r w:rsidR="00142FE6" w:rsidRPr="002F4409">
        <w:rPr>
          <w:rFonts w:ascii="Arial" w:hAnsi="Arial" w:cs="Arial" w:hint="cs"/>
          <w:rtl/>
        </w:rPr>
        <w:t>. תן/</w:t>
      </w:r>
      <w:r w:rsidR="00FE1234" w:rsidRPr="002F4409">
        <w:rPr>
          <w:rFonts w:ascii="Arial" w:hAnsi="Arial" w:cs="Arial" w:hint="cs"/>
          <w:rtl/>
        </w:rPr>
        <w:t>י דוגמאות לשתי שאלות שישאל 'פותר הבעיות'</w:t>
      </w:r>
      <w:r w:rsidR="00142FE6" w:rsidRPr="002F4409">
        <w:rPr>
          <w:rFonts w:ascii="Arial" w:hAnsi="Arial" w:cs="Arial" w:hint="cs"/>
          <w:rtl/>
        </w:rPr>
        <w:t xml:space="preserve"> </w:t>
      </w:r>
      <w:r w:rsidR="00FE1234" w:rsidRPr="002F4409">
        <w:rPr>
          <w:rFonts w:ascii="Arial" w:hAnsi="Arial" w:cs="Arial" w:hint="cs"/>
          <w:rtl/>
        </w:rPr>
        <w:t>ולשתי שאלות  שישאל 'לוקח הזמנה'</w:t>
      </w:r>
      <w:r w:rsidR="00C416DF" w:rsidRPr="002F4409">
        <w:rPr>
          <w:rFonts w:ascii="Arial" w:hAnsi="Arial" w:cs="Arial" w:hint="cs"/>
          <w:rtl/>
        </w:rPr>
        <w:t xml:space="preserve"> </w:t>
      </w:r>
      <w:r w:rsidR="00704FA8" w:rsidRPr="002F4409">
        <w:rPr>
          <w:rFonts w:ascii="Arial" w:hAnsi="Arial" w:cs="Arial" w:hint="cs"/>
          <w:rtl/>
        </w:rPr>
        <w:t>(6 נקודות).</w:t>
      </w:r>
    </w:p>
    <w:p w:rsidR="002F1511" w:rsidRPr="00DC3AE1" w:rsidRDefault="002F1511" w:rsidP="00774459">
      <w:pPr>
        <w:bidi/>
        <w:spacing w:before="120" w:after="120"/>
        <w:ind w:left="142"/>
        <w:jc w:val="both"/>
        <w:rPr>
          <w:rFonts w:ascii="Arial" w:hAnsi="Arial" w:cs="Arial"/>
        </w:rPr>
      </w:pPr>
      <w:r w:rsidRPr="00DC3AE1">
        <w:rPr>
          <w:rFonts w:ascii="Arial" w:hAnsi="Arial" w:cs="Arial"/>
        </w:rPr>
        <w:br w:type="page"/>
      </w:r>
    </w:p>
    <w:p w:rsidR="005D3792" w:rsidRDefault="00616D04" w:rsidP="00054392">
      <w:pPr>
        <w:bidi/>
        <w:outlineLvl w:val="0"/>
        <w:rPr>
          <w:rFonts w:ascii="Arial" w:hAnsi="Arial"/>
          <w:sz w:val="24"/>
          <w:szCs w:val="24"/>
        </w:rPr>
      </w:pPr>
      <w:r w:rsidRPr="00616D04">
        <w:rPr>
          <w:rFonts w:hint="cs"/>
          <w:b/>
          <w:bCs/>
          <w:u w:val="single"/>
          <w:rtl/>
        </w:rPr>
        <w:lastRenderedPageBreak/>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rsidR="004A7623" w:rsidRPr="00BF01AE"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rPr>
        <w:t xml:space="preserve">הכן תרשים </w:t>
      </w:r>
      <w:r w:rsidRPr="00BF01AE">
        <w:rPr>
          <w:rFonts w:ascii="Arial" w:hAnsi="Arial"/>
          <w:sz w:val="24"/>
          <w:szCs w:val="24"/>
          <w:lang w:val="en-US"/>
        </w:rPr>
        <w:t>Use Case</w:t>
      </w:r>
      <w:r w:rsidRPr="00BF01AE">
        <w:rPr>
          <w:rFonts w:ascii="Arial" w:hAnsi="Arial" w:hint="cs"/>
          <w:sz w:val="24"/>
          <w:szCs w:val="24"/>
          <w:rtl/>
          <w:lang w:val="en-US"/>
        </w:rPr>
        <w:t xml:space="preserve"> למערכת המתוארת (10 נק') </w:t>
      </w:r>
    </w:p>
    <w:p w:rsidR="005F2E33" w:rsidRPr="00BF01AE" w:rsidRDefault="005F2E33" w:rsidP="005F2E33">
      <w:pPr>
        <w:bidi/>
        <w:spacing w:after="0"/>
        <w:ind w:left="502"/>
        <w:jc w:val="both"/>
        <w:rPr>
          <w:rFonts w:ascii="Arial" w:hAnsi="Arial"/>
          <w:sz w:val="24"/>
          <w:szCs w:val="24"/>
        </w:rPr>
      </w:pPr>
    </w:p>
    <w:p w:rsidR="005D3792" w:rsidRPr="00BF01AE" w:rsidRDefault="00616D04" w:rsidP="007A20C8">
      <w:pPr>
        <w:numPr>
          <w:ilvl w:val="0"/>
          <w:numId w:val="1"/>
        </w:numPr>
        <w:bidi/>
        <w:spacing w:after="0"/>
        <w:jc w:val="both"/>
        <w:rPr>
          <w:rFonts w:ascii="Arial" w:hAnsi="Arial"/>
          <w:sz w:val="24"/>
          <w:szCs w:val="24"/>
        </w:rPr>
      </w:pPr>
      <w:r w:rsidRPr="00BF01AE">
        <w:rPr>
          <w:rFonts w:ascii="Arial" w:hAnsi="Arial"/>
          <w:sz w:val="24"/>
          <w:szCs w:val="24"/>
          <w:rtl/>
        </w:rPr>
        <w:t>הכ</w:t>
      </w:r>
      <w:r w:rsidR="003F74F7" w:rsidRPr="00BF01AE">
        <w:rPr>
          <w:rFonts w:ascii="Arial" w:hAnsi="Arial" w:hint="cs"/>
          <w:sz w:val="24"/>
          <w:szCs w:val="24"/>
          <w:rtl/>
        </w:rPr>
        <w:t>ן</w:t>
      </w:r>
      <w:r w:rsidR="001A63E6" w:rsidRPr="00BF01AE">
        <w:rPr>
          <w:rFonts w:ascii="Arial" w:hAnsi="Arial" w:hint="cs"/>
          <w:sz w:val="24"/>
          <w:szCs w:val="24"/>
          <w:rtl/>
        </w:rPr>
        <w:t>/י</w:t>
      </w:r>
      <w:r w:rsidRPr="00BF01AE">
        <w:rPr>
          <w:rFonts w:ascii="Arial" w:hAnsi="Arial"/>
          <w:sz w:val="24"/>
          <w:szCs w:val="24"/>
          <w:rtl/>
        </w:rPr>
        <w:t xml:space="preserve"> תרשים מחלקה </w:t>
      </w:r>
      <w:r w:rsidR="00DF7A26" w:rsidRPr="00BF01AE">
        <w:rPr>
          <w:rFonts w:ascii="Arial" w:hAnsi="Arial" w:hint="cs"/>
          <w:sz w:val="24"/>
          <w:szCs w:val="24"/>
          <w:rtl/>
        </w:rPr>
        <w:t xml:space="preserve">מקיף </w:t>
      </w:r>
      <w:r w:rsidRPr="00BF01AE">
        <w:rPr>
          <w:rFonts w:ascii="Arial" w:hAnsi="Arial"/>
          <w:sz w:val="24"/>
          <w:szCs w:val="24"/>
          <w:rtl/>
        </w:rPr>
        <w:t xml:space="preserve">עבור המערכת המתוארת. על התרשים לכלול שימוש נכון ב- </w:t>
      </w:r>
      <w:r w:rsidRPr="00BF01AE">
        <w:rPr>
          <w:rFonts w:ascii="Arial" w:hAnsi="Arial"/>
          <w:sz w:val="24"/>
          <w:szCs w:val="24"/>
        </w:rPr>
        <w:t>enumerators</w:t>
      </w:r>
      <w:r w:rsidRPr="00BF01AE">
        <w:rPr>
          <w:rFonts w:ascii="Arial" w:hAnsi="Arial"/>
          <w:sz w:val="24"/>
          <w:szCs w:val="24"/>
          <w:rtl/>
        </w:rPr>
        <w:t>, מאפיינים מהותיים</w:t>
      </w:r>
      <w:r w:rsidR="00DF7A26" w:rsidRPr="00BF01AE">
        <w:rPr>
          <w:rFonts w:ascii="Arial" w:hAnsi="Arial" w:hint="cs"/>
          <w:sz w:val="24"/>
          <w:szCs w:val="24"/>
          <w:rtl/>
        </w:rPr>
        <w:t xml:space="preserve"> וכן קרדינליות הקשרים.</w:t>
      </w:r>
      <w:r w:rsidRPr="00BF01AE">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BF01AE">
        <w:rPr>
          <w:rFonts w:ascii="Arial" w:hAnsi="Arial" w:hint="cs"/>
          <w:sz w:val="24"/>
          <w:szCs w:val="24"/>
          <w:rtl/>
        </w:rPr>
        <w:t xml:space="preserve">. </w:t>
      </w:r>
      <w:r w:rsidRPr="00BF01AE">
        <w:rPr>
          <w:rFonts w:ascii="Arial" w:hAnsi="Arial"/>
          <w:sz w:val="24"/>
          <w:szCs w:val="24"/>
          <w:rtl/>
        </w:rPr>
        <w:t xml:space="preserve"> </w:t>
      </w:r>
      <w:r w:rsidR="007A20C8" w:rsidRPr="00BF01AE">
        <w:rPr>
          <w:rFonts w:ascii="Arial" w:hAnsi="Arial" w:hint="cs"/>
          <w:sz w:val="24"/>
          <w:szCs w:val="24"/>
          <w:rtl/>
        </w:rPr>
        <w:t xml:space="preserve">יש לציין את המאפיינים כפי שתוארו בשאלה אך אין צורך לציין סוגי משתנים והגדרות </w:t>
      </w:r>
      <w:r w:rsidR="007A20C8" w:rsidRPr="00BF01AE">
        <w:rPr>
          <w:rFonts w:ascii="Arial" w:hAnsi="Arial"/>
          <w:sz w:val="24"/>
          <w:szCs w:val="24"/>
          <w:lang w:val="en-US"/>
        </w:rPr>
        <w:t>private/public</w:t>
      </w:r>
      <w:r w:rsidR="007A20C8" w:rsidRPr="00BF01AE">
        <w:rPr>
          <w:rFonts w:ascii="Arial" w:hAnsi="Arial" w:hint="cs"/>
          <w:sz w:val="24"/>
          <w:szCs w:val="24"/>
          <w:rtl/>
          <w:lang w:val="en-US"/>
        </w:rPr>
        <w:t xml:space="preserve">. </w:t>
      </w:r>
      <w:r w:rsidR="005F2E33" w:rsidRPr="00BF01AE">
        <w:rPr>
          <w:rFonts w:ascii="Arial" w:hAnsi="Arial" w:hint="cs"/>
          <w:sz w:val="24"/>
          <w:szCs w:val="24"/>
          <w:rtl/>
          <w:lang w:val="en-US"/>
        </w:rPr>
        <w:t xml:space="preserve">שיטות רלוונטיות יש להציג וכמובן שיטות שיופיעו ב- </w:t>
      </w:r>
      <w:r w:rsidR="005F2E33" w:rsidRPr="00BF01AE">
        <w:rPr>
          <w:rFonts w:ascii="Arial" w:hAnsi="Arial"/>
          <w:sz w:val="24"/>
          <w:szCs w:val="24"/>
          <w:lang w:val="en-US"/>
        </w:rPr>
        <w:t>SD</w:t>
      </w:r>
      <w:r w:rsidR="005F2E33" w:rsidRPr="00BF01AE">
        <w:rPr>
          <w:rFonts w:ascii="Arial" w:hAnsi="Arial" w:hint="cs"/>
          <w:sz w:val="24"/>
          <w:szCs w:val="24"/>
          <w:rtl/>
          <w:lang w:val="en-US"/>
        </w:rPr>
        <w:t xml:space="preserve"> </w:t>
      </w:r>
      <w:r w:rsidRPr="00BF01AE">
        <w:rPr>
          <w:rFonts w:ascii="Arial" w:hAnsi="Arial"/>
          <w:sz w:val="24"/>
          <w:szCs w:val="24"/>
          <w:rtl/>
        </w:rPr>
        <w:t>(</w:t>
      </w:r>
      <w:r w:rsidR="00425717" w:rsidRPr="00BF01AE">
        <w:rPr>
          <w:rFonts w:ascii="Arial" w:hAnsi="Arial" w:hint="cs"/>
          <w:sz w:val="24"/>
          <w:szCs w:val="24"/>
          <w:rtl/>
        </w:rPr>
        <w:t>20</w:t>
      </w:r>
      <w:r w:rsidRPr="00BF01AE">
        <w:rPr>
          <w:rFonts w:ascii="Arial" w:hAnsi="Arial"/>
          <w:sz w:val="24"/>
          <w:szCs w:val="24"/>
          <w:rtl/>
        </w:rPr>
        <w:t xml:space="preserve"> נק')</w:t>
      </w:r>
    </w:p>
    <w:p w:rsidR="005D3792" w:rsidRPr="00BF01AE" w:rsidRDefault="005D3792" w:rsidP="007A20C8">
      <w:pPr>
        <w:bidi/>
        <w:spacing w:after="0"/>
        <w:ind w:left="502"/>
        <w:jc w:val="both"/>
        <w:rPr>
          <w:rFonts w:ascii="Arial" w:hAnsi="Arial"/>
          <w:sz w:val="24"/>
          <w:szCs w:val="24"/>
        </w:rPr>
      </w:pPr>
    </w:p>
    <w:p w:rsidR="005D3792" w:rsidRPr="00BF01AE" w:rsidRDefault="00616D04" w:rsidP="004A7623">
      <w:pPr>
        <w:numPr>
          <w:ilvl w:val="0"/>
          <w:numId w:val="1"/>
        </w:numPr>
        <w:bidi/>
        <w:spacing w:after="0"/>
        <w:jc w:val="both"/>
        <w:rPr>
          <w:rFonts w:ascii="Arial" w:hAnsi="Arial"/>
          <w:sz w:val="24"/>
          <w:szCs w:val="24"/>
        </w:rPr>
      </w:pPr>
      <w:r w:rsidRPr="00BF01AE">
        <w:rPr>
          <w:rFonts w:ascii="Arial" w:hAnsi="Arial"/>
          <w:sz w:val="24"/>
          <w:szCs w:val="24"/>
          <w:rtl/>
        </w:rPr>
        <w:t>ה</w:t>
      </w:r>
      <w:r w:rsidR="002F1511" w:rsidRPr="00BF01AE">
        <w:rPr>
          <w:rFonts w:ascii="Arial" w:hAnsi="Arial" w:hint="cs"/>
          <w:sz w:val="24"/>
          <w:szCs w:val="24"/>
          <w:rtl/>
        </w:rPr>
        <w:t>כן</w:t>
      </w:r>
      <w:r w:rsidRPr="00BF01AE">
        <w:rPr>
          <w:rFonts w:ascii="Arial" w:hAnsi="Arial"/>
          <w:sz w:val="24"/>
          <w:szCs w:val="24"/>
          <w:rtl/>
        </w:rPr>
        <w:t xml:space="preserve"> </w:t>
      </w:r>
      <w:r w:rsidRPr="00BF01AE">
        <w:rPr>
          <w:rFonts w:ascii="Arial" w:hAnsi="Arial"/>
          <w:sz w:val="24"/>
          <w:szCs w:val="24"/>
        </w:rPr>
        <w:t>Sequence Diagram</w:t>
      </w:r>
      <w:r w:rsidRPr="00BF01AE">
        <w:rPr>
          <w:rFonts w:ascii="Arial" w:hAnsi="Arial"/>
          <w:sz w:val="24"/>
          <w:szCs w:val="24"/>
          <w:rtl/>
        </w:rPr>
        <w:t xml:space="preserve"> </w:t>
      </w:r>
      <w:r w:rsidR="004A7623" w:rsidRPr="00BF01AE">
        <w:rPr>
          <w:rFonts w:ascii="Arial" w:hAnsi="Arial" w:hint="cs"/>
          <w:sz w:val="24"/>
          <w:szCs w:val="24"/>
          <w:rtl/>
        </w:rPr>
        <w:t xml:space="preserve">(אחד) </w:t>
      </w:r>
      <w:r w:rsidRPr="00BF01AE">
        <w:rPr>
          <w:rFonts w:ascii="Arial" w:hAnsi="Arial"/>
          <w:sz w:val="24"/>
          <w:szCs w:val="24"/>
          <w:rtl/>
        </w:rPr>
        <w:t>עבור</w:t>
      </w:r>
      <w:r w:rsidRPr="00BF01AE">
        <w:rPr>
          <w:rFonts w:ascii="Arial" w:hAnsi="Arial" w:hint="cs"/>
          <w:sz w:val="24"/>
          <w:szCs w:val="24"/>
          <w:rtl/>
        </w:rPr>
        <w:t xml:space="preserve"> </w:t>
      </w:r>
      <w:r w:rsidR="007A20C8" w:rsidRPr="00BF01AE">
        <w:rPr>
          <w:rFonts w:ascii="Arial" w:hAnsi="Arial" w:hint="cs"/>
          <w:sz w:val="24"/>
          <w:szCs w:val="24"/>
          <w:rtl/>
        </w:rPr>
        <w:t xml:space="preserve">תהליך </w:t>
      </w:r>
      <w:r w:rsidR="004A7623" w:rsidRPr="00BF01AE">
        <w:rPr>
          <w:rFonts w:ascii="Arial" w:hAnsi="Arial" w:hint="cs"/>
          <w:sz w:val="24"/>
          <w:szCs w:val="24"/>
          <w:rtl/>
        </w:rPr>
        <w:t>חישוב עלות המנות. שים לב שישנם מצבים שונים בהם חישוב זה מתבצע ויש לוודא שהתרשים מכסה את כולם.</w:t>
      </w:r>
      <w:r w:rsidR="007A20C8" w:rsidRPr="00BF01AE">
        <w:rPr>
          <w:rFonts w:ascii="Arial" w:hAnsi="Arial" w:hint="cs"/>
          <w:sz w:val="24"/>
          <w:szCs w:val="24"/>
          <w:rtl/>
        </w:rPr>
        <w:t xml:space="preserve"> </w:t>
      </w:r>
      <w:r w:rsidR="00113E20" w:rsidRPr="00BF01AE">
        <w:rPr>
          <w:rFonts w:ascii="Arial" w:hAnsi="Arial" w:hint="cs"/>
          <w:sz w:val="24"/>
          <w:szCs w:val="24"/>
          <w:rtl/>
        </w:rPr>
        <w:t xml:space="preserve"> (</w:t>
      </w:r>
      <w:r w:rsidR="002F1511" w:rsidRPr="00BF01AE">
        <w:rPr>
          <w:rFonts w:ascii="Arial" w:hAnsi="Arial" w:hint="cs"/>
          <w:sz w:val="24"/>
          <w:szCs w:val="24"/>
          <w:rtl/>
        </w:rPr>
        <w:t>10</w:t>
      </w:r>
      <w:r w:rsidR="00113E20" w:rsidRPr="00BF01AE">
        <w:rPr>
          <w:rFonts w:ascii="Arial" w:hAnsi="Arial" w:hint="cs"/>
          <w:sz w:val="24"/>
          <w:szCs w:val="24"/>
          <w:rtl/>
        </w:rPr>
        <w:t xml:space="preserve"> נק')</w:t>
      </w:r>
    </w:p>
    <w:p w:rsidR="004A7623" w:rsidRPr="00BF01AE" w:rsidRDefault="004A7623">
      <w:pPr>
        <w:pStyle w:val="aa"/>
        <w:tabs>
          <w:tab w:val="left" w:pos="3344"/>
        </w:tabs>
        <w:bidi/>
        <w:ind w:left="3770" w:hanging="3410"/>
        <w:rPr>
          <w:rFonts w:ascii="Arial" w:hAnsi="Arial"/>
          <w:sz w:val="24"/>
          <w:szCs w:val="24"/>
          <w:rtl/>
        </w:rPr>
      </w:pPr>
    </w:p>
    <w:p w:rsidR="005D3792" w:rsidRPr="00BF01AE" w:rsidRDefault="00DF7A26">
      <w:pPr>
        <w:numPr>
          <w:ilvl w:val="0"/>
          <w:numId w:val="1"/>
        </w:numPr>
        <w:bidi/>
        <w:spacing w:after="0"/>
        <w:jc w:val="both"/>
        <w:rPr>
          <w:rFonts w:ascii="Arial" w:hAnsi="Arial"/>
          <w:sz w:val="24"/>
          <w:szCs w:val="24"/>
        </w:rPr>
      </w:pPr>
      <w:r w:rsidRPr="00BF01AE">
        <w:rPr>
          <w:rFonts w:ascii="Arial" w:hAnsi="Arial" w:hint="cs"/>
          <w:sz w:val="24"/>
          <w:szCs w:val="24"/>
          <w:rtl/>
        </w:rPr>
        <w:t>הצ</w:t>
      </w:r>
      <w:r w:rsidR="001A63E6" w:rsidRPr="00BF01AE">
        <w:rPr>
          <w:rFonts w:ascii="Arial" w:hAnsi="Arial" w:hint="cs"/>
          <w:sz w:val="24"/>
          <w:szCs w:val="24"/>
          <w:rtl/>
        </w:rPr>
        <w:t>ע/י</w:t>
      </w:r>
      <w:r w:rsidRPr="00BF01AE">
        <w:rPr>
          <w:rFonts w:ascii="Arial" w:hAnsi="Arial" w:hint="cs"/>
          <w:sz w:val="24"/>
          <w:szCs w:val="24"/>
          <w:rtl/>
        </w:rPr>
        <w:t xml:space="preserve"> 4 שיפורים למערכת כפי שהוצגה (4 נק')</w:t>
      </w:r>
    </w:p>
    <w:p w:rsidR="004A7623" w:rsidRPr="00BF01AE" w:rsidRDefault="004A7623" w:rsidP="004A7623">
      <w:pPr>
        <w:pStyle w:val="aa"/>
        <w:rPr>
          <w:rFonts w:ascii="Arial" w:hAnsi="Arial"/>
          <w:sz w:val="24"/>
          <w:szCs w:val="24"/>
          <w:rtl/>
        </w:rPr>
      </w:pPr>
    </w:p>
    <w:p w:rsidR="004A7623" w:rsidRPr="00BF01AE"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lang w:val="en-US"/>
        </w:rPr>
        <w:t>מבין המחלקות הבאות, למי אפשר היה לעשות תרשים מצבים: (</w:t>
      </w:r>
      <w:r w:rsidR="005F2E33" w:rsidRPr="00BF01AE">
        <w:rPr>
          <w:rFonts w:ascii="Arial" w:hAnsi="Arial" w:hint="cs"/>
          <w:sz w:val="24"/>
          <w:szCs w:val="24"/>
          <w:rtl/>
          <w:lang w:val="en-US"/>
        </w:rPr>
        <w:t>1</w:t>
      </w:r>
      <w:r w:rsidRPr="00BF01AE">
        <w:rPr>
          <w:rFonts w:ascii="Arial" w:hAnsi="Arial" w:hint="cs"/>
          <w:sz w:val="24"/>
          <w:szCs w:val="24"/>
          <w:rtl/>
          <w:lang w:val="en-US"/>
        </w:rPr>
        <w:t xml:space="preserve"> נק')</w:t>
      </w:r>
    </w:p>
    <w:p w:rsidR="004A7623" w:rsidRPr="00BF01AE" w:rsidRDefault="004A7623" w:rsidP="004A7623">
      <w:pPr>
        <w:pStyle w:val="aa"/>
        <w:rPr>
          <w:rFonts w:ascii="Arial" w:hAnsi="Arial"/>
          <w:sz w:val="24"/>
          <w:szCs w:val="24"/>
          <w:rtl/>
          <w:lang w:val="en-GB"/>
        </w:rPr>
      </w:pP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מנה</w:t>
      </w: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איש קשר</w:t>
      </w: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אירוע</w:t>
      </w:r>
    </w:p>
    <w:p w:rsidR="004A7623" w:rsidRPr="00BF01AE" w:rsidRDefault="004A7623" w:rsidP="004A7623">
      <w:pPr>
        <w:pStyle w:val="aa"/>
        <w:numPr>
          <w:ilvl w:val="0"/>
          <w:numId w:val="7"/>
        </w:numPr>
        <w:bidi/>
        <w:spacing w:after="0"/>
        <w:jc w:val="both"/>
        <w:rPr>
          <w:rFonts w:ascii="Arial" w:hAnsi="Arial"/>
          <w:sz w:val="24"/>
          <w:szCs w:val="24"/>
        </w:rPr>
      </w:pPr>
      <w:r w:rsidRPr="00BF01AE">
        <w:rPr>
          <w:rFonts w:ascii="Arial" w:hAnsi="Arial" w:hint="cs"/>
          <w:sz w:val="24"/>
          <w:szCs w:val="24"/>
          <w:rtl/>
        </w:rPr>
        <w:t>מחלקת מחיר</w:t>
      </w:r>
    </w:p>
    <w:p w:rsidR="004A7623" w:rsidRPr="00BF01AE" w:rsidRDefault="004A7623" w:rsidP="004A7623">
      <w:pPr>
        <w:bidi/>
        <w:spacing w:after="0"/>
        <w:jc w:val="both"/>
        <w:rPr>
          <w:rFonts w:ascii="Arial" w:hAnsi="Arial"/>
          <w:sz w:val="24"/>
          <w:szCs w:val="24"/>
          <w:rtl/>
        </w:rPr>
      </w:pPr>
    </w:p>
    <w:p w:rsidR="004A7623" w:rsidRPr="00BF01AE" w:rsidRDefault="004A7623" w:rsidP="005F2E33">
      <w:pPr>
        <w:numPr>
          <w:ilvl w:val="1"/>
          <w:numId w:val="1"/>
        </w:numPr>
        <w:bidi/>
        <w:spacing w:after="0"/>
        <w:ind w:left="566"/>
        <w:jc w:val="both"/>
        <w:rPr>
          <w:rFonts w:ascii="Arial" w:hAnsi="Arial"/>
          <w:sz w:val="24"/>
          <w:szCs w:val="24"/>
          <w:lang w:val="en-US"/>
        </w:rPr>
      </w:pPr>
      <w:r w:rsidRPr="00BF01AE">
        <w:rPr>
          <w:rFonts w:ascii="Arial" w:hAnsi="Arial" w:hint="cs"/>
          <w:sz w:val="24"/>
          <w:szCs w:val="24"/>
          <w:rtl/>
          <w:lang w:val="en-US"/>
        </w:rPr>
        <w:t>ציין 3 מצבים אפשריים עבור אובייקט מהמחלקה שבחרת (3 נק')</w:t>
      </w:r>
    </w:p>
    <w:p w:rsidR="004A7623" w:rsidRPr="00BF01AE" w:rsidRDefault="004A7623" w:rsidP="004A7623">
      <w:pPr>
        <w:bidi/>
        <w:spacing w:after="0"/>
        <w:ind w:left="502"/>
        <w:jc w:val="both"/>
        <w:rPr>
          <w:rFonts w:ascii="Arial" w:hAnsi="Arial"/>
          <w:sz w:val="24"/>
          <w:szCs w:val="24"/>
          <w:lang w:val="en-US"/>
        </w:rPr>
      </w:pPr>
    </w:p>
    <w:p w:rsidR="004A7623" w:rsidRPr="00BF01AE" w:rsidRDefault="005F2E33" w:rsidP="004A7623">
      <w:pPr>
        <w:numPr>
          <w:ilvl w:val="0"/>
          <w:numId w:val="1"/>
        </w:numPr>
        <w:bidi/>
        <w:spacing w:after="0"/>
        <w:jc w:val="both"/>
        <w:rPr>
          <w:rFonts w:ascii="Arial" w:hAnsi="Arial"/>
          <w:sz w:val="24"/>
          <w:szCs w:val="24"/>
          <w:lang w:val="en-US"/>
        </w:rPr>
      </w:pPr>
      <w:r w:rsidRPr="00BF01AE">
        <w:rPr>
          <w:rFonts w:ascii="Arial" w:hAnsi="Arial" w:hint="cs"/>
          <w:sz w:val="24"/>
          <w:szCs w:val="24"/>
          <w:rtl/>
          <w:lang w:val="en-US"/>
        </w:rPr>
        <w:t xml:space="preserve">בהנחה ולא עשית זאת, </w:t>
      </w:r>
      <w:r w:rsidR="004A7623" w:rsidRPr="00BF01AE">
        <w:rPr>
          <w:rFonts w:ascii="Arial" w:hAnsi="Arial" w:hint="cs"/>
          <w:sz w:val="24"/>
          <w:szCs w:val="24"/>
          <w:rtl/>
          <w:lang w:val="en-US"/>
        </w:rPr>
        <w:t xml:space="preserve">האם ניתן לאחד את מחלקת אנשי קשר עם מחלקת עובדים? </w:t>
      </w:r>
      <w:r w:rsidRPr="00BF01AE">
        <w:rPr>
          <w:rFonts w:ascii="Arial" w:hAnsi="Arial" w:hint="cs"/>
          <w:sz w:val="24"/>
          <w:szCs w:val="24"/>
          <w:rtl/>
          <w:lang w:val="en-US"/>
        </w:rPr>
        <w:t>אם עשית זאת, מה החסרונות שבחיבור זה? (2 נק')</w:t>
      </w:r>
    </w:p>
    <w:p w:rsidR="005F2E33" w:rsidRPr="00BF01AE" w:rsidRDefault="005F2E33" w:rsidP="005F2E33">
      <w:pPr>
        <w:bidi/>
        <w:spacing w:after="0"/>
        <w:ind w:left="502"/>
        <w:jc w:val="both"/>
        <w:rPr>
          <w:rFonts w:ascii="Arial" w:hAnsi="Arial"/>
          <w:sz w:val="24"/>
          <w:szCs w:val="24"/>
          <w:lang w:val="en-US"/>
        </w:rPr>
      </w:pPr>
    </w:p>
    <w:p w:rsidR="005F2E33" w:rsidRPr="00BF01AE" w:rsidRDefault="005F2E33" w:rsidP="005F2E33">
      <w:pPr>
        <w:numPr>
          <w:ilvl w:val="0"/>
          <w:numId w:val="1"/>
        </w:numPr>
        <w:bidi/>
        <w:spacing w:after="0"/>
        <w:jc w:val="both"/>
        <w:rPr>
          <w:rFonts w:ascii="Arial" w:hAnsi="Arial"/>
          <w:sz w:val="24"/>
          <w:szCs w:val="24"/>
          <w:rtl/>
          <w:lang w:val="en-US"/>
        </w:rPr>
      </w:pPr>
      <w:r w:rsidRPr="00BF01AE">
        <w:rPr>
          <w:rFonts w:ascii="Arial" w:hAnsi="Arial" w:hint="cs"/>
          <w:sz w:val="24"/>
          <w:szCs w:val="24"/>
          <w:rtl/>
          <w:lang w:val="en-US"/>
        </w:rPr>
        <w:t>ציין 2 בדיקות קופסה לבנה ושתי בדיקות קופסה שחורה שהיית מבצע למערכת זו? (4 נק')</w:t>
      </w:r>
    </w:p>
    <w:p w:rsidR="005D3792" w:rsidRPr="004A7623" w:rsidRDefault="005D3792">
      <w:pPr>
        <w:pStyle w:val="aa"/>
        <w:bidi/>
        <w:ind w:left="360"/>
        <w:rPr>
          <w:rFonts w:ascii="Arial" w:hAnsi="Arial"/>
          <w:sz w:val="24"/>
          <w:szCs w:val="24"/>
          <w:highlight w:val="yellow"/>
          <w:lang w:val="en-GB"/>
        </w:rPr>
      </w:pPr>
    </w:p>
    <w:p w:rsidR="001D02A8" w:rsidRPr="005B20EE" w:rsidRDefault="005F2E33" w:rsidP="00054392">
      <w:pPr>
        <w:jc w:val="center"/>
        <w:outlineLvl w:val="0"/>
        <w:rPr>
          <w:rFonts w:ascii="Arial" w:hAnsi="Arial"/>
          <w:sz w:val="44"/>
          <w:szCs w:val="44"/>
          <w:rtl/>
        </w:rPr>
      </w:pPr>
      <w:r w:rsidRPr="005B20EE">
        <w:rPr>
          <w:rFonts w:ascii="Arial" w:hAnsi="Arial" w:hint="cs"/>
          <w:sz w:val="44"/>
          <w:szCs w:val="44"/>
          <w:rtl/>
        </w:rPr>
        <w:t>בהצלחה</w:t>
      </w:r>
    </w:p>
    <w:p w:rsidR="00BF65EB" w:rsidRDefault="00BF65EB">
      <w:pPr>
        <w:rPr>
          <w:rFonts w:ascii="Arial" w:hAnsi="Arial"/>
          <w:sz w:val="24"/>
          <w:szCs w:val="24"/>
        </w:rPr>
      </w:pPr>
      <w:r>
        <w:rPr>
          <w:rFonts w:ascii="Arial" w:hAnsi="Arial"/>
          <w:sz w:val="24"/>
          <w:szCs w:val="24"/>
        </w:rPr>
        <w:br w:type="page"/>
      </w:r>
    </w:p>
    <w:p w:rsidR="00BF65EB" w:rsidRPr="004E1F87" w:rsidRDefault="00BF65EB" w:rsidP="00BF65EB">
      <w:pPr>
        <w:bidi/>
        <w:spacing w:after="0"/>
        <w:ind w:left="-46"/>
        <w:jc w:val="center"/>
        <w:rPr>
          <w:rFonts w:ascii="Tahoma" w:hAnsi="Tahoma" w:cs="Tahoma"/>
          <w:b/>
          <w:bCs/>
          <w:sz w:val="28"/>
          <w:szCs w:val="28"/>
          <w:u w:val="single"/>
          <w:rtl/>
        </w:rPr>
      </w:pPr>
      <w:r w:rsidRPr="004E1F87">
        <w:rPr>
          <w:rFonts w:ascii="Tahoma" w:hAnsi="Tahoma" w:cs="Tahoma" w:hint="cs"/>
          <w:b/>
          <w:bCs/>
          <w:sz w:val="28"/>
          <w:szCs w:val="28"/>
          <w:u w:val="single"/>
          <w:rtl/>
        </w:rPr>
        <w:lastRenderedPageBreak/>
        <w:t xml:space="preserve">דף נוסחאות </w:t>
      </w:r>
      <w:r w:rsidRPr="004E1F87">
        <w:rPr>
          <w:rFonts w:ascii="Tahoma" w:hAnsi="Tahoma" w:cs="Tahoma"/>
          <w:b/>
          <w:bCs/>
          <w:sz w:val="28"/>
          <w:szCs w:val="28"/>
          <w:u w:val="single"/>
          <w:rtl/>
        </w:rPr>
        <w:t>–</w:t>
      </w:r>
      <w:r w:rsidRPr="004E1F87">
        <w:rPr>
          <w:rFonts w:ascii="Tahoma" w:hAnsi="Tahoma" w:cs="Tahoma" w:hint="cs"/>
          <w:b/>
          <w:bCs/>
          <w:sz w:val="28"/>
          <w:szCs w:val="28"/>
          <w:u w:val="single"/>
          <w:rtl/>
        </w:rPr>
        <w:t xml:space="preserve"> ניתוח ועיצוב מערכות מידע</w:t>
      </w:r>
      <w:bookmarkStart w:id="4" w:name="_GoBack"/>
      <w:bookmarkEnd w:id="4"/>
    </w:p>
    <w:p w:rsidR="00BF65EB" w:rsidRDefault="00BF65EB" w:rsidP="00BF65EB">
      <w:pPr>
        <w:bidi/>
        <w:spacing w:after="0"/>
        <w:ind w:left="-46"/>
        <w:rPr>
          <w:rFonts w:ascii="Tahoma" w:hAnsi="Tahoma" w:cs="Tahoma"/>
          <w:u w:val="single"/>
          <w:rtl/>
        </w:rPr>
      </w:pPr>
    </w:p>
    <w:p w:rsidR="00BF65EB" w:rsidRDefault="00BF65EB" w:rsidP="00BF65EB">
      <w:pPr>
        <w:bidi/>
        <w:spacing w:after="0"/>
        <w:ind w:left="-46"/>
        <w:rPr>
          <w:rFonts w:ascii="Tahoma" w:hAnsi="Tahoma" w:cs="Tahoma"/>
          <w:u w:val="single"/>
          <w:rtl/>
        </w:rPr>
      </w:pPr>
    </w:p>
    <w:p w:rsidR="00BF65EB" w:rsidRPr="00A61396" w:rsidRDefault="00BF65EB" w:rsidP="00BF65EB">
      <w:pPr>
        <w:bidi/>
        <w:spacing w:after="0"/>
        <w:ind w:left="-46"/>
        <w:rPr>
          <w:rFonts w:ascii="Tahoma" w:hAnsi="Tahoma" w:cs="Tahoma"/>
          <w:u w:val="single"/>
          <w:rtl/>
        </w:rPr>
      </w:pPr>
      <w:r>
        <w:rPr>
          <w:rFonts w:ascii="Tahoma" w:hAnsi="Tahoma" w:cs="Tahoma"/>
          <w:u w:val="single"/>
          <w:rtl/>
        </w:rPr>
        <w:t>תרשים תהליך</w:t>
      </w:r>
      <w:r>
        <w:rPr>
          <w:rFonts w:ascii="Tahoma" w:hAnsi="Tahoma" w:cs="Tahoma" w:hint="cs"/>
          <w:u w:val="single"/>
          <w:rtl/>
        </w:rPr>
        <w:t xml:space="preserve"> </w:t>
      </w:r>
      <w:r>
        <w:rPr>
          <w:rFonts w:ascii="Tahoma" w:hAnsi="Tahoma" w:cs="Tahoma"/>
          <w:u w:val="single"/>
        </w:rPr>
        <w:t>BPMN</w:t>
      </w:r>
    </w:p>
    <w:p w:rsidR="00BF65EB" w:rsidRDefault="00BF65EB" w:rsidP="00BF65EB">
      <w:pPr>
        <w:bidi/>
        <w:spacing w:after="0"/>
        <w:ind w:left="-46"/>
        <w:rPr>
          <w:rFonts w:ascii="Tahoma" w:hAnsi="Tahoma" w:cs="Tahoma"/>
        </w:rPr>
      </w:pPr>
      <w:r w:rsidRPr="007F0DCA">
        <w:rPr>
          <w:rFonts w:ascii="Tahoma" w:hAnsi="Tahoma" w:cs="Tahoma"/>
          <w:noProof/>
          <w:lang w:val="en-US"/>
        </w:rPr>
        <w:drawing>
          <wp:anchor distT="0" distB="0" distL="114300" distR="114300" simplePos="0" relativeHeight="251673600" behindDoc="0" locked="0" layoutInCell="1" allowOverlap="1">
            <wp:simplePos x="0" y="0"/>
            <wp:positionH relativeFrom="column">
              <wp:posOffset>2390775</wp:posOffset>
            </wp:positionH>
            <wp:positionV relativeFrom="paragraph">
              <wp:posOffset>28575</wp:posOffset>
            </wp:positionV>
            <wp:extent cx="612140" cy="980440"/>
            <wp:effectExtent l="0" t="0" r="0" b="0"/>
            <wp:wrapSquare wrapText="bothSides"/>
            <wp:docPr id="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12140" cy="980440"/>
                    </a:xfrm>
                    <a:prstGeom prst="rect">
                      <a:avLst/>
                    </a:prstGeom>
                    <a:noFill/>
                    <a:ln>
                      <a:noFill/>
                    </a:ln>
                    <a:extLst/>
                  </pic:spPr>
                </pic:pic>
              </a:graphicData>
            </a:graphic>
          </wp:anchor>
        </w:drawing>
      </w:r>
      <w:r w:rsidRPr="007F0DCA">
        <w:rPr>
          <w:rFonts w:ascii="Tahoma" w:hAnsi="Tahoma" w:cs="Tahoma"/>
          <w:noProof/>
          <w:u w:val="single"/>
          <w:lang w:val="en-US"/>
        </w:rPr>
        <w:drawing>
          <wp:anchor distT="0" distB="0" distL="114300" distR="114300" simplePos="0" relativeHeight="251672576" behindDoc="0" locked="0" layoutInCell="1" allowOverlap="1">
            <wp:simplePos x="0" y="0"/>
            <wp:positionH relativeFrom="column">
              <wp:posOffset>4832350</wp:posOffset>
            </wp:positionH>
            <wp:positionV relativeFrom="paragraph">
              <wp:posOffset>67945</wp:posOffset>
            </wp:positionV>
            <wp:extent cx="739140" cy="1360805"/>
            <wp:effectExtent l="0" t="0" r="0" b="0"/>
            <wp:wrapSquare wrapText="bothSides"/>
            <wp:docPr id="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39140" cy="1360805"/>
                    </a:xfrm>
                    <a:prstGeom prst="rect">
                      <a:avLst/>
                    </a:prstGeom>
                    <a:noFill/>
                    <a:ln>
                      <a:noFill/>
                    </a:ln>
                    <a:extLst/>
                  </pic:spPr>
                </pic:pic>
              </a:graphicData>
            </a:graphic>
          </wp:anchor>
        </w:drawing>
      </w:r>
    </w:p>
    <w:p w:rsidR="00BF65EB" w:rsidRDefault="00BF65EB" w:rsidP="00BF65EB">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ממוחשבת               מאגר נתונים ממוחשב</w:t>
      </w:r>
    </w:p>
    <w:p w:rsidR="00BF65EB" w:rsidRDefault="00BF65EB" w:rsidP="00BF65EB">
      <w:pPr>
        <w:bidi/>
        <w:spacing w:after="0"/>
        <w:ind w:left="-46"/>
        <w:rPr>
          <w:rFonts w:ascii="Tahoma" w:hAnsi="Tahoma" w:cs="Tahoma"/>
          <w:rtl/>
        </w:rPr>
      </w:pPr>
    </w:p>
    <w:p w:rsidR="00BF65EB" w:rsidRDefault="00BF65EB" w:rsidP="00BF65EB">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 xml:space="preserve">ילות ידנית                            טופס ידני         </w:t>
      </w:r>
    </w:p>
    <w:p w:rsidR="00BF65EB" w:rsidRDefault="00BF65EB" w:rsidP="00BF65EB">
      <w:pPr>
        <w:bidi/>
        <w:spacing w:after="0"/>
        <w:ind w:left="-46"/>
        <w:rPr>
          <w:rFonts w:ascii="Tahoma" w:hAnsi="Tahoma" w:cs="Tahoma"/>
          <w:rtl/>
        </w:rPr>
      </w:pPr>
    </w:p>
    <w:p w:rsidR="00BF65EB" w:rsidRDefault="00D63BEB" w:rsidP="00BF65EB">
      <w:pPr>
        <w:bidi/>
        <w:spacing w:after="0"/>
        <w:ind w:left="-46"/>
        <w:rPr>
          <w:rFonts w:ascii="Tahoma" w:hAnsi="Tahoma" w:cs="Tahoma"/>
          <w:rtl/>
        </w:rPr>
      </w:pPr>
      <w:r w:rsidRPr="00D63BEB">
        <w:rPr>
          <w:rFonts w:ascii="Tahoma" w:hAnsi="Tahoma" w:cs="Tahoma"/>
          <w:noProof/>
          <w:rtl/>
        </w:rPr>
        <w:pict>
          <v:oval id="_x0000_s1036" style="position:absolute;left:0;text-align:left;margin-left:201.6pt;margin-top:14.65pt;width:19.35pt;height:21.05pt;z-index:251674624" fillcolor="#d8d8d8 [2732]" strokecolor="#a5a5a5 [2092]" strokeweight="1.5pt">
            <w10:wrap anchorx="page"/>
          </v:oval>
        </w:pict>
      </w:r>
    </w:p>
    <w:p w:rsidR="00BF65EB" w:rsidRPr="007F0DCA" w:rsidRDefault="00BF65EB" w:rsidP="00BF65EB">
      <w:pPr>
        <w:bidi/>
        <w:spacing w:after="0"/>
        <w:ind w:left="-46"/>
        <w:rPr>
          <w:rFonts w:ascii="Tahoma" w:hAnsi="Tahoma" w:cs="Tahoma"/>
          <w:rtl/>
        </w:rPr>
      </w:pPr>
      <w:r>
        <w:rPr>
          <w:rFonts w:ascii="Tahoma" w:hAnsi="Tahoma" w:cs="Tahoma" w:hint="cs"/>
          <w:rtl/>
        </w:rPr>
        <w:t xml:space="preserve">        </w:t>
      </w:r>
      <w:r w:rsidRPr="007F0DCA">
        <w:rPr>
          <w:rFonts w:ascii="Tahoma" w:hAnsi="Tahoma" w:cs="Tahoma" w:hint="cs"/>
          <w:rtl/>
        </w:rPr>
        <w:t>פע</w:t>
      </w:r>
      <w:r>
        <w:rPr>
          <w:rFonts w:ascii="Tahoma" w:hAnsi="Tahoma" w:cs="Tahoma" w:hint="cs"/>
          <w:rtl/>
        </w:rPr>
        <w:t>ילות מורכבת                            אירוע</w:t>
      </w:r>
    </w:p>
    <w:p w:rsidR="00BF65EB" w:rsidRPr="007F0DCA" w:rsidRDefault="00BF65EB" w:rsidP="00BF65EB">
      <w:pPr>
        <w:bidi/>
        <w:spacing w:after="0"/>
        <w:ind w:left="-46"/>
        <w:rPr>
          <w:rFonts w:ascii="Tahoma" w:hAnsi="Tahoma" w:cs="Tahoma"/>
          <w:rtl/>
        </w:rPr>
      </w:pPr>
    </w:p>
    <w:p w:rsidR="00BF65EB" w:rsidRDefault="00BF65EB" w:rsidP="00BF65EB">
      <w:pPr>
        <w:bidi/>
        <w:spacing w:after="0"/>
        <w:ind w:left="-46"/>
        <w:rPr>
          <w:rFonts w:ascii="Tahoma" w:hAnsi="Tahoma" w:cs="Tahoma"/>
          <w:rtl/>
        </w:rPr>
      </w:pPr>
      <w:r w:rsidRPr="003B58F8">
        <w:rPr>
          <w:rFonts w:ascii="Tahoma" w:hAnsi="Tahoma" w:cs="Tahoma"/>
          <w:noProof/>
          <w:lang w:val="en-US"/>
        </w:rPr>
        <w:drawing>
          <wp:anchor distT="0" distB="0" distL="114300" distR="114300" simplePos="0" relativeHeight="251677696" behindDoc="0" locked="0" layoutInCell="1" allowOverlap="1">
            <wp:simplePos x="0" y="0"/>
            <wp:positionH relativeFrom="column">
              <wp:posOffset>2318385</wp:posOffset>
            </wp:positionH>
            <wp:positionV relativeFrom="paragraph">
              <wp:posOffset>147320</wp:posOffset>
            </wp:positionV>
            <wp:extent cx="652780" cy="1334135"/>
            <wp:effectExtent l="0" t="0" r="0" b="0"/>
            <wp:wrapSquare wrapText="bothSides"/>
            <wp:docPr id="12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 name="Picture 3"/>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52780" cy="1334135"/>
                    </a:xfrm>
                    <a:prstGeom prst="rect">
                      <a:avLst/>
                    </a:prstGeom>
                    <a:noFill/>
                    <a:ln>
                      <a:noFill/>
                    </a:ln>
                    <a:extLst/>
                  </pic:spPr>
                </pic:pic>
              </a:graphicData>
            </a:graphic>
          </wp:anchor>
        </w:drawing>
      </w:r>
    </w:p>
    <w:p w:rsidR="00BF65EB" w:rsidRDefault="00BF65EB" w:rsidP="00BF65EB">
      <w:pPr>
        <w:bidi/>
        <w:spacing w:after="0"/>
        <w:ind w:left="-46"/>
        <w:rPr>
          <w:rFonts w:ascii="Tahoma" w:hAnsi="Tahoma" w:cs="Tahoma"/>
          <w:rtl/>
        </w:rPr>
      </w:pPr>
      <w:r w:rsidRPr="00255EED">
        <w:rPr>
          <w:rFonts w:ascii="Tahoma" w:hAnsi="Tahoma" w:cs="Tahoma"/>
          <w:noProof/>
          <w:lang w:val="en-US"/>
        </w:rPr>
        <w:drawing>
          <wp:anchor distT="0" distB="0" distL="114300" distR="114300" simplePos="0" relativeHeight="251675648" behindDoc="0" locked="0" layoutInCell="1" allowOverlap="1">
            <wp:simplePos x="0" y="0"/>
            <wp:positionH relativeFrom="column">
              <wp:posOffset>4281805</wp:posOffset>
            </wp:positionH>
            <wp:positionV relativeFrom="paragraph">
              <wp:posOffset>123190</wp:posOffset>
            </wp:positionV>
            <wp:extent cx="1450975" cy="1035685"/>
            <wp:effectExtent l="0" t="0" r="0" b="0"/>
            <wp:wrapSquare wrapText="bothSides"/>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50975" cy="1035685"/>
                    </a:xfrm>
                    <a:prstGeom prst="rect">
                      <a:avLst/>
                    </a:prstGeom>
                    <a:noFill/>
                    <a:ln>
                      <a:noFill/>
                    </a:ln>
                    <a:extLst/>
                  </pic:spPr>
                </pic:pic>
              </a:graphicData>
            </a:graphic>
          </wp:anchor>
        </w:drawing>
      </w:r>
    </w:p>
    <w:p w:rsidR="00BF65EB" w:rsidRPr="003B58F8" w:rsidRDefault="00BF65EB" w:rsidP="00BF65EB">
      <w:pPr>
        <w:bidi/>
        <w:spacing w:after="0"/>
        <w:rPr>
          <w:rFonts w:ascii="Tahoma" w:hAnsi="Tahoma" w:cs="Tahoma"/>
          <w:rtl/>
        </w:rPr>
      </w:pPr>
      <w:r>
        <w:rPr>
          <w:rFonts w:ascii="Tahoma" w:hAnsi="Tahoma" w:cs="Tahoma" w:hint="cs"/>
          <w:rtl/>
        </w:rPr>
        <w:t xml:space="preserve">   חץ  </w:t>
      </w:r>
      <w:r w:rsidRPr="00255EED">
        <w:rPr>
          <w:rFonts w:ascii="Tahoma" w:hAnsi="Tahoma" w:cs="Tahoma"/>
        </w:rPr>
        <w:t>Sequence</w:t>
      </w:r>
      <w:r>
        <w:rPr>
          <w:rFonts w:ascii="Tahoma" w:hAnsi="Tahoma" w:cs="Tahoma" w:hint="cs"/>
          <w:rtl/>
        </w:rPr>
        <w:t xml:space="preserve">      שער </w:t>
      </w:r>
      <w:r>
        <w:rPr>
          <w:rFonts w:ascii="Tahoma" w:hAnsi="Tahoma" w:cs="Tahoma"/>
        </w:rPr>
        <w:t>AND</w:t>
      </w:r>
    </w:p>
    <w:p w:rsidR="00BF65EB" w:rsidRPr="00A61396" w:rsidRDefault="00BF65EB" w:rsidP="00BF65EB">
      <w:pPr>
        <w:bidi/>
        <w:spacing w:after="0"/>
        <w:ind w:left="-46"/>
        <w:rPr>
          <w:rFonts w:ascii="Tahoma" w:hAnsi="Tahoma" w:cs="Tahoma"/>
          <w:rtl/>
        </w:rPr>
      </w:pPr>
    </w:p>
    <w:p w:rsidR="00BF65EB" w:rsidRDefault="00BF65EB" w:rsidP="00BF65EB">
      <w:pPr>
        <w:bidi/>
        <w:spacing w:after="0"/>
        <w:rPr>
          <w:rFonts w:ascii="Tahoma" w:hAnsi="Tahoma" w:cs="Tahoma"/>
          <w:rtl/>
        </w:rPr>
      </w:pPr>
      <w:r>
        <w:rPr>
          <w:rFonts w:ascii="Tahoma" w:hAnsi="Tahoma" w:cs="Tahoma" w:hint="cs"/>
          <w:rtl/>
        </w:rPr>
        <w:t xml:space="preserve">   חץ </w:t>
      </w:r>
      <w:r w:rsidRPr="00255EED">
        <w:rPr>
          <w:rFonts w:ascii="Tahoma" w:hAnsi="Tahoma" w:cs="Tahoma"/>
        </w:rPr>
        <w:t>Association</w:t>
      </w:r>
      <w:r>
        <w:rPr>
          <w:rFonts w:ascii="Tahoma" w:hAnsi="Tahoma" w:cs="Tahoma" w:hint="cs"/>
          <w:rtl/>
        </w:rPr>
        <w:t xml:space="preserve">           שער </w:t>
      </w:r>
      <w:r>
        <w:rPr>
          <w:rFonts w:ascii="Tahoma" w:hAnsi="Tahoma" w:cs="Tahoma"/>
        </w:rPr>
        <w:t>XOR</w:t>
      </w:r>
    </w:p>
    <w:p w:rsidR="00BF65EB" w:rsidRDefault="00BF65EB" w:rsidP="00BF65EB">
      <w:pPr>
        <w:bidi/>
        <w:spacing w:after="0"/>
        <w:ind w:left="-46"/>
        <w:rPr>
          <w:rFonts w:ascii="Tahoma" w:hAnsi="Tahoma" w:cs="Tahoma"/>
          <w:rtl/>
        </w:rPr>
      </w:pPr>
    </w:p>
    <w:p w:rsidR="00BF65EB" w:rsidRDefault="00BF65EB" w:rsidP="00BF65EB">
      <w:pPr>
        <w:bidi/>
        <w:spacing w:after="0"/>
        <w:rPr>
          <w:rFonts w:ascii="Tahoma" w:hAnsi="Tahoma" w:cs="Tahoma"/>
          <w:rtl/>
        </w:rPr>
      </w:pPr>
      <w:r>
        <w:rPr>
          <w:rFonts w:ascii="Tahoma" w:hAnsi="Tahoma" w:cs="Tahoma" w:hint="cs"/>
          <w:rtl/>
        </w:rPr>
        <w:t xml:space="preserve">   חץ </w:t>
      </w:r>
      <w:r w:rsidRPr="00255EED">
        <w:rPr>
          <w:rFonts w:ascii="Tahoma" w:hAnsi="Tahoma" w:cs="Tahoma"/>
        </w:rPr>
        <w:t>Message</w:t>
      </w:r>
      <w:r>
        <w:rPr>
          <w:rFonts w:ascii="Tahoma" w:hAnsi="Tahoma" w:cs="Tahoma" w:hint="cs"/>
          <w:rtl/>
        </w:rPr>
        <w:t xml:space="preserve">                   שער </w:t>
      </w:r>
      <w:r>
        <w:rPr>
          <w:rFonts w:ascii="Tahoma" w:hAnsi="Tahoma" w:cs="Tahoma"/>
        </w:rPr>
        <w:t>OR</w:t>
      </w:r>
      <w:r>
        <w:rPr>
          <w:rFonts w:ascii="Tahoma" w:hAnsi="Tahoma" w:cs="Tahoma"/>
        </w:rPr>
        <w:tab/>
      </w:r>
    </w:p>
    <w:p w:rsidR="00BF65EB" w:rsidRDefault="00BF65EB" w:rsidP="00BF65EB">
      <w:pPr>
        <w:bidi/>
        <w:spacing w:after="0"/>
        <w:ind w:left="-46"/>
        <w:rPr>
          <w:rFonts w:ascii="Tahoma" w:hAnsi="Tahoma" w:cs="Tahoma"/>
          <w:rtl/>
        </w:rPr>
      </w:pPr>
    </w:p>
    <w:p w:rsidR="00BF65EB" w:rsidRDefault="00BF65EB" w:rsidP="00BF65EB">
      <w:pPr>
        <w:bidi/>
        <w:spacing w:after="0"/>
        <w:ind w:left="-46"/>
        <w:rPr>
          <w:rFonts w:ascii="Tahoma" w:hAnsi="Tahoma" w:cs="Tahoma"/>
          <w:rtl/>
        </w:rPr>
      </w:pPr>
    </w:p>
    <w:p w:rsidR="00BF65EB" w:rsidRPr="00A61396" w:rsidRDefault="00BF65EB" w:rsidP="00BF65EB">
      <w:pPr>
        <w:bidi/>
        <w:spacing w:after="0"/>
        <w:ind w:left="-46"/>
        <w:rPr>
          <w:rFonts w:ascii="Tahoma" w:hAnsi="Tahoma" w:cs="Tahoma"/>
          <w:u w:val="single"/>
          <w:rtl/>
        </w:rPr>
      </w:pPr>
      <w:r w:rsidRPr="00A61396">
        <w:rPr>
          <w:rFonts w:ascii="Tahoma" w:hAnsi="Tahoma" w:cs="Tahoma"/>
          <w:u w:val="single"/>
          <w:rtl/>
        </w:rPr>
        <w:t xml:space="preserve">תרשים </w:t>
      </w:r>
      <w:r>
        <w:rPr>
          <w:rFonts w:ascii="Tahoma" w:hAnsi="Tahoma" w:cs="Tahoma" w:hint="cs"/>
          <w:u w:val="single"/>
          <w:rtl/>
        </w:rPr>
        <w:t xml:space="preserve">זרימה </w:t>
      </w:r>
    </w:p>
    <w:p w:rsidR="00BF65EB" w:rsidRDefault="00BF65EB" w:rsidP="00BF65EB">
      <w:pPr>
        <w:bidi/>
        <w:snapToGrid w:val="0"/>
        <w:ind w:left="-46"/>
        <w:rPr>
          <w:rFonts w:ascii="Tahoma" w:hAnsi="Tahoma" w:cs="Tahoma"/>
          <w:rtl/>
        </w:rPr>
      </w:pPr>
      <w:r w:rsidRPr="00D543F5">
        <w:rPr>
          <w:rFonts w:ascii="Tahoma" w:hAnsi="Tahoma" w:cs="Tahoma"/>
          <w:rtl/>
        </w:rPr>
        <w:tab/>
      </w:r>
    </w:p>
    <w:p w:rsidR="00BF65EB" w:rsidRPr="00D543F5" w:rsidRDefault="00D63BEB" w:rsidP="00BF65EB">
      <w:pPr>
        <w:bidi/>
        <w:snapToGrid w:val="0"/>
        <w:ind w:left="-46"/>
        <w:rPr>
          <w:rFonts w:ascii="Tahoma" w:hAnsi="Tahoma" w:cs="Tahoma"/>
          <w:rtl/>
        </w:rPr>
      </w:pPr>
      <w:r w:rsidRPr="00D63BEB">
        <w:rPr>
          <w:rFonts w:ascii="Tahoma" w:hAnsi="Tahoma" w:cs="Tahoma"/>
          <w:noProof/>
          <w:rtl/>
        </w:rPr>
        <w:pict>
          <v:shapetype id="_x0000_t116" coordsize="21600,21600" o:spt="116" path="m3475,qx,10800,3475,21600l18125,21600qx21600,10800,18125,xe">
            <v:stroke joinstyle="miter"/>
            <v:path gradientshapeok="t" o:connecttype="rect" textboxrect="1018,3163,20582,18437"/>
          </v:shapetype>
          <v:shape id="_x0000_s1029" type="#_x0000_t116" style="position:absolute;left:0;text-align:left;margin-left:258.65pt;margin-top:3.35pt;width:23.55pt;height:14.6pt;z-index:251665408;visibility:visible;mso-wrap-style:none;mso-width-relative:margin;mso-height-relative:margin;v-text-anchor:middle" fillcolor="#b8cce4 [1300]" strokecolor="black [3213]" strokeweight="2pt">
            <v:textbox style="mso-next-textbox:#_x0000_s1029">
              <w:txbxContent>
                <w:p w:rsidR="00BF65EB" w:rsidRDefault="00BF65EB" w:rsidP="00BF65EB">
                  <w:pPr>
                    <w:jc w:val="center"/>
                  </w:pPr>
                </w:p>
              </w:txbxContent>
            </v:textbox>
            <w10:wrap type="square"/>
          </v:shape>
        </w:pict>
      </w:r>
      <w:r w:rsidRPr="00D63BEB">
        <w:rPr>
          <w:rFonts w:ascii="Tahoma" w:hAnsi="Tahoma" w:cs="Tahoma"/>
          <w:noProof/>
          <w:rtl/>
        </w:rPr>
        <w:pict>
          <v:shapetype id="_x0000_t110" coordsize="21600,21600" o:spt="110" path="m10800,l,10800,10800,21600,21600,10800xe">
            <v:stroke joinstyle="miter"/>
            <v:path gradientshapeok="t" o:connecttype="rect" textboxrect="5400,5400,16200,16200"/>
          </v:shapetype>
          <v:shape id="_x0000_s1030" type="#_x0000_t110" style="position:absolute;left:0;text-align:left;margin-left:261.4pt;margin-top:27.7pt;width:29.3pt;height:23.3pt;z-index:251666432;visibility:visible;mso-wrap-style:none;mso-width-relative:margin;mso-height-relative:margin;v-text-anchor:middle" fillcolor="#b8cce4 [1300]" strokecolor="black [3213]" strokeweight="2pt">
            <v:textbox style="mso-next-textbox:#_x0000_s1030">
              <w:txbxContent>
                <w:p w:rsidR="00BF65EB" w:rsidRPr="00BF65EB" w:rsidRDefault="00BF65EB" w:rsidP="00BF65EB">
                  <w:pPr>
                    <w:jc w:val="center"/>
                    <w:rPr>
                      <w:lang w:val="en-US"/>
                    </w:rPr>
                  </w:pPr>
                </w:p>
              </w:txbxContent>
            </v:textbox>
            <w10:wrap type="square"/>
          </v:shape>
        </w:pict>
      </w:r>
      <w:r w:rsidR="00BF65EB" w:rsidRPr="00D543F5">
        <w:rPr>
          <w:rFonts w:ascii="Tahoma" w:hAnsi="Tahoma" w:cs="Tahoma"/>
          <w:rtl/>
        </w:rPr>
        <w:t>אליפסה –התחלה וסיום</w:t>
      </w:r>
    </w:p>
    <w:p w:rsidR="00BF65EB" w:rsidRPr="00D543F5" w:rsidRDefault="00BF65EB" w:rsidP="00BF65EB">
      <w:pPr>
        <w:bidi/>
        <w:snapToGrid w:val="0"/>
        <w:rPr>
          <w:rFonts w:ascii="Tahoma" w:hAnsi="Tahoma" w:cs="Tahoma"/>
          <w:rtl/>
        </w:rPr>
      </w:pPr>
      <w:r w:rsidRPr="00D543F5">
        <w:rPr>
          <w:rFonts w:ascii="Tahoma" w:hAnsi="Tahoma" w:cs="Tahoma"/>
          <w:rtl/>
        </w:rPr>
        <w:t xml:space="preserve">מעוין – </w:t>
      </w:r>
      <w:r>
        <w:rPr>
          <w:rFonts w:ascii="Tahoma" w:hAnsi="Tahoma" w:cs="Tahoma" w:hint="cs"/>
          <w:rtl/>
        </w:rPr>
        <w:t>צומת החלטה</w:t>
      </w:r>
      <w:r w:rsidRPr="00D543F5">
        <w:rPr>
          <w:rFonts w:ascii="Tahoma" w:hAnsi="Tahoma" w:cs="Tahoma"/>
          <w:rtl/>
        </w:rPr>
        <w:t xml:space="preserve"> </w:t>
      </w:r>
    </w:p>
    <w:p w:rsidR="00BF65EB" w:rsidRPr="00D543F5" w:rsidRDefault="00D63BEB" w:rsidP="00BF65EB">
      <w:pPr>
        <w:bidi/>
        <w:snapToGrid w:val="0"/>
        <w:ind w:left="-46"/>
        <w:rPr>
          <w:rFonts w:ascii="Tahoma" w:hAnsi="Tahoma" w:cs="Tahoma"/>
          <w:rtl/>
        </w:rPr>
      </w:pPr>
      <w:r w:rsidRPr="00D63BEB">
        <w:rPr>
          <w:rFonts w:ascii="Tahoma" w:hAnsi="Tahoma" w:cs="Tahoma"/>
          <w:noProof/>
          <w:rtl/>
        </w:rPr>
        <w:pict>
          <v:shapetype id="_x0000_t112" coordsize="21600,21600" o:spt="112" path="m,l,21600r21600,l21600,xem2610,nfl2610,21600em18990,nfl18990,21600e">
            <v:stroke joinstyle="miter"/>
            <v:path o:extrusionok="f" gradientshapeok="t" o:connecttype="rect" textboxrect="2610,0,18990,21600"/>
          </v:shapetype>
          <v:shape id="_x0000_s1037" type="#_x0000_t112" style="position:absolute;left:0;text-align:left;margin-left:194pt;margin-top:22.35pt;width:26.95pt;height:22.9pt;z-index:251678720;visibility:visible;mso-wrap-style:none;mso-width-relative:margin;mso-height-relative:margin;v-text-anchor:middle" fillcolor="#b8cce4 [1300]" strokecolor="black [3213]" strokeweight="2pt">
            <v:textbox style="mso-next-textbox:#_x0000_s1037">
              <w:txbxContent>
                <w:p w:rsidR="00BF65EB" w:rsidRPr="00BF65EB" w:rsidRDefault="00BF65EB" w:rsidP="00BF65EB">
                  <w:pPr>
                    <w:jc w:val="center"/>
                    <w:rPr>
                      <w:lang w:val="en-US"/>
                    </w:rPr>
                  </w:pPr>
                </w:p>
              </w:txbxContent>
            </v:textbox>
            <w10:wrap type="square"/>
          </v:shape>
        </w:pict>
      </w:r>
      <w:r w:rsidRPr="00D63BEB">
        <w:rPr>
          <w:rFonts w:ascii="Tahoma" w:hAnsi="Tahoma" w:cs="Tahoma"/>
          <w:noProof/>
          <w:rtl/>
        </w:rPr>
        <w:pict>
          <v:shapetype id="_x0000_t109" coordsize="21600,21600" o:spt="109" path="m,l,21600r21600,l21600,xe">
            <v:stroke joinstyle="miter"/>
            <v:path gradientshapeok="t" o:connecttype="rect"/>
          </v:shapetype>
          <v:shape id="_x0000_s1031" type="#_x0000_t109" style="position:absolute;left:0;text-align:left;margin-left:301.05pt;margin-top:1.8pt;width:28.9pt;height:14.9pt;z-index:251667456;visibility:visible;mso-wrap-style:non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" fillcolor="#b8cce4 [1300]" strokecolor="black [3213]" strokeweight="2pt">
            <v:textbox style="mso-next-textbox:#_x0000_s1031">
              <w:txbxContent>
                <w:p w:rsidR="00BF65EB" w:rsidRDefault="00BF65EB" w:rsidP="00BF65EB">
                  <w:pPr>
                    <w:jc w:val="center"/>
                  </w:pPr>
                </w:p>
              </w:txbxContent>
            </v:textbox>
          </v:shape>
        </w:pict>
      </w:r>
      <w:r w:rsidR="00BF65EB" w:rsidRPr="00D543F5">
        <w:rPr>
          <w:rFonts w:ascii="Tahoma" w:hAnsi="Tahoma" w:cs="Tahoma"/>
          <w:rtl/>
        </w:rPr>
        <w:tab/>
        <w:t>מלבן – פעולה</w:t>
      </w:r>
      <w:r w:rsidR="00BF65EB" w:rsidRPr="00D543F5">
        <w:rPr>
          <w:noProof/>
        </w:rPr>
        <w:t xml:space="preserve"> </w:t>
      </w:r>
    </w:p>
    <w:p w:rsidR="00BF65EB" w:rsidRPr="00D543F5" w:rsidRDefault="00BF65EB" w:rsidP="00BF65EB">
      <w:pPr>
        <w:bidi/>
        <w:snapToGrid w:val="0"/>
        <w:ind w:left="-46"/>
        <w:rPr>
          <w:rFonts w:ascii="Tahoma" w:hAnsi="Tahoma" w:cs="Tahoma"/>
          <w:rtl/>
        </w:rPr>
      </w:pPr>
      <w:r w:rsidRPr="00D543F5">
        <w:rPr>
          <w:rFonts w:ascii="Tahoma" w:hAnsi="Tahoma" w:cs="Tahoma"/>
          <w:rtl/>
        </w:rPr>
        <w:tab/>
        <w:t xml:space="preserve">מלבן עם שני קוים – פעולה מורכבת </w:t>
      </w:r>
    </w:p>
    <w:p w:rsidR="00BF65EB" w:rsidRDefault="00BF65EB" w:rsidP="00BF65EB">
      <w:pPr>
        <w:bidi/>
        <w:snapToGrid w:val="0"/>
        <w:ind w:left="-46"/>
        <w:rPr>
          <w:rFonts w:ascii="Tahoma" w:hAnsi="Tahoma" w:cs="Tahoma"/>
        </w:rPr>
      </w:pPr>
    </w:p>
    <w:p w:rsidR="00BF65EB" w:rsidRDefault="00BF65EB" w:rsidP="00BF65EB">
      <w:pPr>
        <w:bidi/>
        <w:snapToGrid w:val="0"/>
        <w:ind w:left="-46"/>
        <w:rPr>
          <w:rFonts w:ascii="Tahoma" w:eastAsiaTheme="minorEastAsia" w:hAnsi="Tahoma" w:cs="Tahoma"/>
          <w:rtl/>
        </w:rPr>
      </w:pPr>
      <w:r w:rsidRPr="00BE5ADE">
        <w:rPr>
          <w:rFonts w:ascii="Tahoma" w:hAnsi="Tahoma" w:cs="Tahoma"/>
          <w:u w:val="single"/>
        </w:rPr>
        <w:t>Sequence Diagram</w:t>
      </w:r>
      <w:r>
        <w:rPr>
          <w:rFonts w:ascii="Tahoma" w:hAnsi="Tahoma" w:cs="Tahoma" w:hint="cs"/>
          <w:u w:val="single"/>
          <w:rtl/>
        </w:rPr>
        <w:t xml:space="preserve"> </w:t>
      </w:r>
    </w:p>
    <w:p w:rsidR="00BF65EB" w:rsidRDefault="00BF65EB" w:rsidP="00BF65EB">
      <w:pPr>
        <w:bidi/>
        <w:snapToGrid w:val="0"/>
        <w:rPr>
          <w:rFonts w:ascii="Tahoma" w:hAnsi="Tahoma" w:cs="Tahoma"/>
          <w:rtl/>
        </w:rPr>
      </w:pPr>
      <w:r>
        <w:rPr>
          <w:noProof/>
          <w:lang w:val="en-US"/>
        </w:rPr>
        <w:drawing>
          <wp:anchor distT="0" distB="0" distL="114300" distR="114300" simplePos="0" relativeHeight="251660288" behindDoc="1" locked="0" layoutInCell="1" allowOverlap="1">
            <wp:simplePos x="0" y="0"/>
            <wp:positionH relativeFrom="column">
              <wp:posOffset>2809446</wp:posOffset>
            </wp:positionH>
            <wp:positionV relativeFrom="paragraph">
              <wp:posOffset>8890</wp:posOffset>
            </wp:positionV>
            <wp:extent cx="876300" cy="428625"/>
            <wp:effectExtent l="0" t="0" r="0" b="0"/>
            <wp:wrapNone/>
            <wp:docPr id="12"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876300" cy="428625"/>
                    </a:xfrm>
                    <a:prstGeom prst="rect">
                      <a:avLst/>
                    </a:prstGeom>
                  </pic:spPr>
                </pic:pic>
              </a:graphicData>
            </a:graphic>
          </wp:anchor>
        </w:drawing>
      </w:r>
      <w:r>
        <w:rPr>
          <w:rFonts w:ascii="Tahoma" w:hAnsi="Tahoma" w:cs="Tahoma" w:hint="cs"/>
          <w:rtl/>
        </w:rPr>
        <w:t>פעולה סינכרונית והתשובה</w:t>
      </w:r>
    </w:p>
    <w:p w:rsidR="00BF65EB" w:rsidRDefault="00BF65EB" w:rsidP="00BF65EB">
      <w:pPr>
        <w:bidi/>
        <w:snapToGrid w:val="0"/>
        <w:ind w:left="-46"/>
        <w:rPr>
          <w:rFonts w:ascii="Tahoma" w:hAnsi="Tahoma" w:cs="Tahoma"/>
          <w:rtl/>
        </w:rPr>
      </w:pPr>
      <w:r>
        <w:rPr>
          <w:noProof/>
          <w:lang w:val="en-US"/>
        </w:rPr>
        <w:drawing>
          <wp:anchor distT="0" distB="0" distL="114300" distR="114300" simplePos="0" relativeHeight="251661312" behindDoc="1" locked="0" layoutInCell="1" allowOverlap="1">
            <wp:simplePos x="0" y="0"/>
            <wp:positionH relativeFrom="column">
              <wp:posOffset>2861517</wp:posOffset>
            </wp:positionH>
            <wp:positionV relativeFrom="paragraph">
              <wp:posOffset>279400</wp:posOffset>
            </wp:positionV>
            <wp:extent cx="752475" cy="180975"/>
            <wp:effectExtent l="0" t="0" r="0" b="0"/>
            <wp:wrapNone/>
            <wp:docPr id="8" name="Picture 7"/>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752475" cy="180975"/>
                    </a:xfrm>
                    <a:prstGeom prst="rect">
                      <a:avLst/>
                    </a:prstGeom>
                  </pic:spPr>
                </pic:pic>
              </a:graphicData>
            </a:graphic>
          </wp:anchor>
        </w:drawing>
      </w:r>
    </w:p>
    <w:p w:rsidR="00BF65EB" w:rsidRPr="00A715D7" w:rsidRDefault="00BF65EB" w:rsidP="00BF65EB">
      <w:pPr>
        <w:bidi/>
        <w:snapToGrid w:val="0"/>
        <w:ind w:left="-46"/>
        <w:rPr>
          <w:rFonts w:ascii="Tahoma" w:hAnsi="Tahoma" w:cs="Tahoma"/>
          <w:rtl/>
        </w:rPr>
      </w:pPr>
      <w:r>
        <w:rPr>
          <w:rFonts w:ascii="Tahoma" w:hAnsi="Tahoma" w:cs="Tahoma" w:hint="cs"/>
          <w:rtl/>
        </w:rPr>
        <w:t>פעולה א-סינכרונית</w:t>
      </w:r>
    </w:p>
    <w:p w:rsidR="00BF65EB" w:rsidRDefault="00BF65EB" w:rsidP="00BF65EB">
      <w:pPr>
        <w:bidi/>
        <w:snapToGrid w:val="0"/>
        <w:ind w:left="-46"/>
        <w:rPr>
          <w:rFonts w:ascii="Tahoma" w:hAnsi="Tahoma" w:cs="Tahoma"/>
          <w:u w:val="single"/>
          <w:rtl/>
        </w:rPr>
      </w:pPr>
    </w:p>
    <w:p w:rsidR="00BF65EB" w:rsidRDefault="00BF65EB" w:rsidP="00BF65EB">
      <w:pPr>
        <w:bidi/>
        <w:snapToGrid w:val="0"/>
        <w:ind w:left="-46"/>
        <w:rPr>
          <w:rFonts w:ascii="Tahoma" w:hAnsi="Tahoma" w:cs="Tahoma"/>
          <w:u w:val="single"/>
          <w:rtl/>
        </w:rPr>
      </w:pPr>
    </w:p>
    <w:p w:rsidR="00BF65EB" w:rsidRDefault="00BF65EB" w:rsidP="00BF65EB">
      <w:pPr>
        <w:bidi/>
        <w:snapToGrid w:val="0"/>
        <w:ind w:left="-46"/>
        <w:rPr>
          <w:rFonts w:ascii="Tahoma" w:hAnsi="Tahoma" w:cs="Tahoma"/>
          <w:u w:val="single"/>
          <w:rtl/>
        </w:rPr>
      </w:pPr>
    </w:p>
    <w:p w:rsidR="00BF65EB" w:rsidRPr="00BF65EB" w:rsidRDefault="00D63BEB" w:rsidP="00BF65EB">
      <w:pPr>
        <w:bidi/>
        <w:snapToGrid w:val="0"/>
        <w:ind w:left="-46"/>
        <w:rPr>
          <w:rFonts w:ascii="Tahoma" w:hAnsi="Tahoma" w:cs="Tahoma"/>
          <w:u w:val="single"/>
          <w:rtl/>
          <w:lang w:val="en-US"/>
        </w:rPr>
      </w:pPr>
      <w:r w:rsidRPr="00D63BEB">
        <w:rPr>
          <w:rFonts w:ascii="Tahoma" w:hAnsi="Tahoma" w:cs="Tahoma"/>
          <w:noProof/>
          <w:u w:val="single"/>
          <w:rtl/>
        </w:rPr>
        <w:lastRenderedPageBreak/>
        <w:pict>
          <v:roundrect id="Rounded Rectangle 2" o:spid="_x0000_s1033" style="position:absolute;left:0;text-align:left;margin-left:265.05pt;margin-top:16.5pt;width:82.75pt;height:34.65pt;z-index:251669504;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" filled="f" strokecolor="black [3213]" strokeweight="2pt">
            <v:textbox style="mso-next-textbox:#Rounded Rectangle 2">
              <w:txbxContent>
                <w:p w:rsidR="00BF65EB" w:rsidRDefault="00BF65EB" w:rsidP="00BF65EB">
                  <w:pPr>
                    <w:jc w:val="center"/>
                  </w:pPr>
                </w:p>
              </w:txbxContent>
            </v:textbox>
          </v:roundrect>
        </w:pict>
      </w:r>
      <w:r w:rsidR="00BF65EB" w:rsidRPr="00CF623A">
        <w:rPr>
          <w:rFonts w:ascii="Tahoma" w:hAnsi="Tahoma" w:cs="Tahoma"/>
          <w:u w:val="single"/>
        </w:rPr>
        <w:t>State Diagram</w:t>
      </w:r>
    </w:p>
    <w:p w:rsidR="00BF65EB" w:rsidRPr="00087BAF" w:rsidRDefault="00BF65EB" w:rsidP="00BF65EB">
      <w:pPr>
        <w:bidi/>
        <w:snapToGrid w:val="0"/>
        <w:ind w:left="-46"/>
        <w:rPr>
          <w:rFonts w:ascii="Tahoma" w:hAnsi="Tahoma" w:cs="Tahoma"/>
          <w:rtl/>
        </w:rPr>
      </w:pPr>
      <w:r w:rsidRPr="00087BAF">
        <w:rPr>
          <w:rFonts w:ascii="Tahoma" w:hAnsi="Tahoma" w:cs="Tahoma" w:hint="cs"/>
          <w:rtl/>
        </w:rPr>
        <w:t>מצב</w:t>
      </w:r>
    </w:p>
    <w:p w:rsidR="00BF65EB" w:rsidRPr="00CF623A" w:rsidRDefault="00BF65EB" w:rsidP="00BF65EB">
      <w:pPr>
        <w:bidi/>
        <w:snapToGrid w:val="0"/>
        <w:ind w:left="-46"/>
        <w:rPr>
          <w:rFonts w:ascii="Tahoma" w:hAnsi="Tahoma" w:cs="Tahoma"/>
          <w:u w:val="single"/>
          <w:rtl/>
        </w:rPr>
      </w:pPr>
    </w:p>
    <w:p w:rsidR="00BF65EB" w:rsidRDefault="00D63BEB" w:rsidP="00BF65EB">
      <w:pPr>
        <w:bidi/>
        <w:snapToGrid w:val="0"/>
        <w:spacing w:after="0"/>
        <w:ind w:left="-46"/>
        <w:rPr>
          <w:rFonts w:ascii="Tahoma" w:hAnsi="Tahoma" w:cs="Tahoma"/>
          <w:rtl/>
        </w:rPr>
      </w:pPr>
      <w:r w:rsidRPr="00D63BEB">
        <w:rPr>
          <w:rFonts w:ascii="Tahoma" w:hAnsi="Tahoma" w:cs="Tahoma"/>
          <w:noProof/>
          <w:rtl/>
        </w:rPr>
        <w:pict>
          <v:shapetype id="_x0000_t32" coordsize="21600,21600" o:spt="32" o:oned="t" path="m,l21600,21600e" filled="f">
            <v:path arrowok="t" fillok="f" o:connecttype="none"/>
            <o:lock v:ext="edit" shapetype="t"/>
          </v:shapetype>
          <v:shape id="Straight Arrow Connector 5" o:spid="_x0000_s1034" type="#_x0000_t32" style="position:absolute;left:0;text-align:left;margin-left:265.05pt;margin-top:7.15pt;width:91.4pt;height:0;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" adj="-79653,-1,-79653" strokecolor="black [3040]">
            <v:stroke endarrow="open"/>
          </v:shape>
        </w:pict>
      </w:r>
      <w:r w:rsidR="00BF65EB">
        <w:rPr>
          <w:rFonts w:ascii="Tahoma" w:hAnsi="Tahoma" w:cs="Tahoma" w:hint="cs"/>
          <w:rtl/>
        </w:rPr>
        <w:t xml:space="preserve">שינוי מצב </w:t>
      </w:r>
    </w:p>
    <w:p w:rsidR="00BF65EB" w:rsidRDefault="00D63BEB" w:rsidP="00BF65EB">
      <w:pPr>
        <w:bidi/>
        <w:snapToGrid w:val="0"/>
        <w:spacing w:after="0"/>
        <w:ind w:left="-46"/>
        <w:rPr>
          <w:rFonts w:ascii="Tahoma" w:hAnsi="Tahoma" w:cs="Tahoma"/>
          <w:rtl/>
        </w:rPr>
      </w:pPr>
      <w:r w:rsidRPr="00D63BEB">
        <w:rPr>
          <w:rFonts w:ascii="Tahoma" w:hAnsi="Tahoma" w:cs="Tahoma"/>
          <w:noProof/>
          <w:rtl/>
        </w:rPr>
        <w:pict>
          <v:oval id="Oval 6" o:spid="_x0000_s1035" style="position:absolute;left:0;text-align:left;margin-left:311.1pt;margin-top:5.4pt;width:19.65pt;height:18.3pt;z-index:2516715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" fillcolor="black [3213]" strokecolor="black [3213]" strokeweight="2pt">
            <v:textbox style="mso-next-textbox:#Oval 6">
              <w:txbxContent>
                <w:p w:rsidR="00BF65EB" w:rsidRDefault="00BF65EB" w:rsidP="00BF65EB">
                  <w:pPr>
                    <w:jc w:val="center"/>
                  </w:pPr>
                </w:p>
              </w:txbxContent>
            </v:textbox>
          </v:oval>
        </w:pict>
      </w:r>
    </w:p>
    <w:p w:rsidR="00BF65EB" w:rsidRDefault="00BF65EB" w:rsidP="00BF65EB">
      <w:pPr>
        <w:bidi/>
        <w:snapToGrid w:val="0"/>
        <w:spacing w:after="0"/>
        <w:ind w:left="-46"/>
        <w:rPr>
          <w:rFonts w:ascii="Tahoma" w:hAnsi="Tahoma" w:cs="Tahoma"/>
          <w:rtl/>
        </w:rPr>
      </w:pPr>
      <w:r>
        <w:rPr>
          <w:rFonts w:ascii="Tahoma" w:hAnsi="Tahoma" w:cs="Tahoma" w:hint="cs"/>
          <w:rtl/>
        </w:rPr>
        <w:t xml:space="preserve">התחלה </w:t>
      </w:r>
    </w:p>
    <w:p w:rsidR="00BF65EB" w:rsidRDefault="00BF65EB" w:rsidP="00BF65EB">
      <w:pPr>
        <w:bidi/>
        <w:snapToGrid w:val="0"/>
        <w:spacing w:after="0"/>
        <w:ind w:left="-46"/>
        <w:rPr>
          <w:rFonts w:ascii="Tahoma" w:hAnsi="Tahoma" w:cs="Tahoma"/>
          <w:rtl/>
        </w:rPr>
      </w:pPr>
    </w:p>
    <w:p w:rsidR="00BF65EB" w:rsidRDefault="00BF65EB" w:rsidP="00BF65EB">
      <w:pPr>
        <w:bidi/>
        <w:snapToGrid w:val="0"/>
        <w:spacing w:after="0"/>
        <w:ind w:left="-46"/>
        <w:rPr>
          <w:rFonts w:ascii="Tahoma" w:hAnsi="Tahoma" w:cs="Tahoma"/>
        </w:rPr>
      </w:pPr>
      <w:r>
        <w:rPr>
          <w:noProof/>
          <w:lang w:val="en-US"/>
        </w:rPr>
        <w:drawing>
          <wp:anchor distT="0" distB="0" distL="114300" distR="114300" simplePos="0" relativeHeight="251676672" behindDoc="0" locked="0" layoutInCell="1" allowOverlap="1">
            <wp:simplePos x="0" y="0"/>
            <wp:positionH relativeFrom="column">
              <wp:posOffset>3917950</wp:posOffset>
            </wp:positionH>
            <wp:positionV relativeFrom="paragraph">
              <wp:posOffset>52705</wp:posOffset>
            </wp:positionV>
            <wp:extent cx="342900" cy="33337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42900" cy="333375"/>
                    </a:xfrm>
                    <a:prstGeom prst="rect">
                      <a:avLst/>
                    </a:prstGeom>
                  </pic:spPr>
                </pic:pic>
              </a:graphicData>
            </a:graphic>
          </wp:anchor>
        </w:drawing>
      </w:r>
    </w:p>
    <w:p w:rsidR="00BF65EB" w:rsidRDefault="00BF65EB" w:rsidP="00BF65EB">
      <w:pPr>
        <w:bidi/>
        <w:snapToGrid w:val="0"/>
        <w:spacing w:after="0"/>
        <w:ind w:left="-46"/>
        <w:rPr>
          <w:rFonts w:ascii="Tahoma" w:hAnsi="Tahoma" w:cs="Tahoma"/>
          <w:rtl/>
        </w:rPr>
      </w:pPr>
      <w:r>
        <w:rPr>
          <w:rFonts w:ascii="Tahoma" w:hAnsi="Tahoma" w:cs="Tahoma" w:hint="cs"/>
          <w:rtl/>
        </w:rPr>
        <w:t>סיום</w:t>
      </w:r>
      <w:r>
        <w:rPr>
          <w:rFonts w:ascii="Tahoma" w:hAnsi="Tahoma" w:cs="Tahoma" w:hint="cs"/>
          <w:rtl/>
        </w:rPr>
        <w:tab/>
      </w:r>
      <w:r>
        <w:rPr>
          <w:rFonts w:ascii="Tahoma" w:hAnsi="Tahoma" w:cs="Tahoma" w:hint="cs"/>
          <w:rtl/>
        </w:rPr>
        <w:tab/>
      </w:r>
      <w:r>
        <w:rPr>
          <w:rFonts w:ascii="Tahoma" w:hAnsi="Tahoma" w:cs="Tahoma" w:hint="cs"/>
          <w:rtl/>
        </w:rPr>
        <w:tab/>
        <w:t xml:space="preserve">  </w:t>
      </w:r>
    </w:p>
    <w:p w:rsidR="00BF65EB" w:rsidRDefault="00BF65EB" w:rsidP="00BF65EB">
      <w:pPr>
        <w:bidi/>
        <w:snapToGrid w:val="0"/>
        <w:spacing w:after="0"/>
        <w:ind w:left="-46"/>
        <w:rPr>
          <w:rFonts w:ascii="Tahoma" w:hAnsi="Tahoma" w:cs="Tahoma"/>
          <w:u w:val="single"/>
          <w:rtl/>
        </w:rPr>
      </w:pPr>
    </w:p>
    <w:p w:rsidR="00BF65EB" w:rsidRDefault="00BF65EB" w:rsidP="00BF65EB">
      <w:pPr>
        <w:bidi/>
        <w:snapToGrid w:val="0"/>
        <w:spacing w:after="0"/>
        <w:ind w:left="-46"/>
        <w:rPr>
          <w:rFonts w:ascii="Tahoma" w:hAnsi="Tahoma" w:cs="Tahoma"/>
          <w:u w:val="single"/>
          <w:rtl/>
        </w:rPr>
      </w:pPr>
    </w:p>
    <w:p w:rsidR="00BF65EB" w:rsidRPr="00F82FF0" w:rsidRDefault="00BF65EB" w:rsidP="00BF65EB">
      <w:pPr>
        <w:bidi/>
        <w:snapToGrid w:val="0"/>
        <w:spacing w:after="0"/>
        <w:ind w:left="-46"/>
        <w:rPr>
          <w:rFonts w:ascii="Tahoma" w:hAnsi="Tahoma" w:cs="Tahoma"/>
          <w:u w:val="single"/>
          <w:rtl/>
        </w:rPr>
      </w:pPr>
      <w:r w:rsidRPr="00F82FF0">
        <w:rPr>
          <w:rFonts w:ascii="Tahoma" w:hAnsi="Tahoma" w:cs="Tahoma" w:hint="cs"/>
          <w:u w:val="single"/>
          <w:rtl/>
        </w:rPr>
        <w:t>בחירת חלופות</w:t>
      </w:r>
    </w:p>
    <w:p w:rsidR="00BF65EB" w:rsidRPr="00BF4E10" w:rsidRDefault="00BF65EB" w:rsidP="00BF65EB">
      <w:pPr>
        <w:bidi/>
        <w:snapToGrid w:val="0"/>
        <w:spacing w:after="0"/>
        <w:ind w:left="-46" w:hanging="425"/>
        <w:rPr>
          <w:rFonts w:ascii="Tahoma" w:hAnsi="Tahoma" w:cs="Tahoma"/>
          <w:rtl/>
        </w:rPr>
      </w:pPr>
    </w:p>
    <w:p w:rsidR="00BF65EB" w:rsidRPr="00D43A61" w:rsidRDefault="00BF65EB" w:rsidP="00BF65EB">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on"/>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rsidR="00BF65EB" w:rsidRPr="00774E56" w:rsidRDefault="00BF65EB" w:rsidP="00BF65EB">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rsidR="00BF65EB" w:rsidRDefault="00BF65EB" w:rsidP="00BF65EB">
      <w:pPr>
        <w:pStyle w:val="aa"/>
        <w:tabs>
          <w:tab w:val="left" w:pos="1406"/>
        </w:tabs>
        <w:bidi/>
        <w:ind w:left="-46"/>
        <w:rPr>
          <w:rFonts w:ascii="Tahoma" w:hAnsi="Tahoma" w:cs="Tahoma"/>
          <w:rtl/>
        </w:rPr>
      </w:pPr>
    </w:p>
    <w:p w:rsidR="00BF65EB" w:rsidRDefault="00BF65EB" w:rsidP="00BF65EB">
      <w:pPr>
        <w:tabs>
          <w:tab w:val="left" w:pos="1406"/>
        </w:tabs>
        <w:bidi/>
        <w:ind w:left="-46"/>
        <w:rPr>
          <w:rFonts w:ascii="Tahoma" w:hAnsi="Tahoma" w:cs="Tahoma"/>
          <w:rtl/>
        </w:rPr>
      </w:pPr>
      <w:r w:rsidRPr="003D4B2F">
        <w:rPr>
          <w:noProof/>
          <w:u w:val="single"/>
          <w:lang w:val="en-US"/>
        </w:rPr>
        <w:drawing>
          <wp:anchor distT="0" distB="0" distL="114300" distR="114300" simplePos="0" relativeHeight="251662336" behindDoc="1" locked="0" layoutInCell="1" allowOverlap="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8212" t="26355" r="21189" b="56755"/>
                    <a:stretch>
                      <a:fillRect/>
                    </a:stretch>
                  </pic:blipFill>
                  <pic:spPr>
                    <a:xfrm>
                      <a:off x="0" y="0"/>
                      <a:ext cx="1910715" cy="561975"/>
                    </a:xfrm>
                    <a:prstGeom prst="roundRect">
                      <a:avLst/>
                    </a:prstGeom>
                  </pic:spPr>
                </pic:pic>
              </a:graphicData>
            </a:graphic>
          </wp:anchor>
        </w:drawing>
      </w:r>
      <w:r>
        <w:rPr>
          <w:rFonts w:ascii="Tahoma" w:hAnsi="Tahoma" w:cs="Tahoma" w:hint="cs"/>
          <w:u w:val="single"/>
          <w:rtl/>
        </w:rPr>
        <w:t xml:space="preserve">שיטות </w:t>
      </w:r>
      <w:r w:rsidRPr="00F82FF0">
        <w:rPr>
          <w:rFonts w:ascii="Tahoma" w:hAnsi="Tahoma" w:cs="Tahoma" w:hint="cs"/>
          <w:u w:val="single"/>
          <w:rtl/>
        </w:rPr>
        <w:t>נרמול עלויות</w:t>
      </w:r>
    </w:p>
    <w:p w:rsidR="00BF65EB" w:rsidRDefault="00BF65EB" w:rsidP="00BF65EB">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rsidR="00BF65EB" w:rsidRDefault="00BF65EB" w:rsidP="00BF65EB">
      <w:pPr>
        <w:tabs>
          <w:tab w:val="left" w:pos="1406"/>
        </w:tabs>
        <w:bidi/>
        <w:ind w:left="-46"/>
        <w:rPr>
          <w:rFonts w:ascii="Tahoma" w:hAnsi="Tahoma" w:cs="Tahoma"/>
          <w:rtl/>
        </w:rPr>
      </w:pPr>
    </w:p>
    <w:p w:rsidR="00BF65EB" w:rsidRDefault="00BF65EB" w:rsidP="00BF65EB">
      <w:pPr>
        <w:tabs>
          <w:tab w:val="left" w:pos="1406"/>
        </w:tabs>
        <w:bidi/>
        <w:ind w:left="-46"/>
        <w:rPr>
          <w:rFonts w:ascii="Tahoma" w:hAnsi="Tahoma" w:cs="Tahoma"/>
          <w:rtl/>
        </w:rPr>
      </w:pPr>
    </w:p>
    <w:p w:rsidR="00BF65EB" w:rsidRDefault="00BF65EB" w:rsidP="00BF65EB">
      <w:pPr>
        <w:tabs>
          <w:tab w:val="left" w:pos="1406"/>
        </w:tabs>
        <w:bidi/>
        <w:ind w:left="-46"/>
        <w:rPr>
          <w:rFonts w:ascii="Tahoma" w:hAnsi="Tahoma" w:cs="Tahoma"/>
          <w:rtl/>
        </w:rPr>
      </w:pPr>
      <w:r w:rsidRPr="00D36953">
        <w:rPr>
          <w:noProof/>
          <w:u w:val="single"/>
          <w:lang w:val="en-US"/>
        </w:rPr>
        <w:drawing>
          <wp:anchor distT="0" distB="0" distL="114300" distR="114300" simplePos="0" relativeHeight="251663360" behindDoc="1" locked="0" layoutInCell="1" allowOverlap="1">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8212" t="43245" r="10926" b="38177"/>
                    <a:stretch>
                      <a:fillRect/>
                    </a:stretch>
                  </pic:blipFill>
                  <pic:spPr>
                    <a:xfrm>
                      <a:off x="0" y="0"/>
                      <a:ext cx="2595245" cy="669925"/>
                    </a:xfrm>
                    <a:prstGeom prst="roundRect">
                      <a:avLst/>
                    </a:prstGeom>
                  </pic:spPr>
                </pic:pic>
              </a:graphicData>
            </a:graphic>
          </wp:anchor>
        </w:drawing>
      </w:r>
      <w:r w:rsidRPr="00D36953">
        <w:rPr>
          <w:rFonts w:ascii="Tahoma" w:hAnsi="Tahoma" w:cs="Tahoma" w:hint="cs"/>
          <w:u w:val="single"/>
          <w:rtl/>
        </w:rPr>
        <w:t>שיטה ב'</w:t>
      </w:r>
      <w:r>
        <w:rPr>
          <w:rFonts w:ascii="Tahoma" w:hAnsi="Tahoma" w:cs="Tahoma" w:hint="cs"/>
          <w:rtl/>
        </w:rPr>
        <w:t xml:space="preserve"> </w:t>
      </w:r>
    </w:p>
    <w:p w:rsidR="00BF65EB" w:rsidRDefault="00BF65EB" w:rsidP="00BF65EB">
      <w:pPr>
        <w:tabs>
          <w:tab w:val="left" w:pos="1406"/>
        </w:tabs>
        <w:bidi/>
        <w:ind w:left="-46"/>
        <w:rPr>
          <w:rFonts w:ascii="Tahoma" w:hAnsi="Tahoma" w:cs="Tahoma"/>
          <w:rtl/>
        </w:rPr>
      </w:pPr>
      <w:r>
        <w:rPr>
          <w:noProof/>
          <w:lang w:val="en-US"/>
        </w:rPr>
        <w:drawing>
          <wp:anchor distT="0" distB="0" distL="114300" distR="114300" simplePos="0" relativeHeight="251664384" behindDoc="1" locked="0" layoutInCell="1" allowOverlap="1">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9106" t="68579" r="18800" b="4398"/>
                    <a:stretch>
                      <a:fillRect/>
                    </a:stretch>
                  </pic:blipFill>
                  <pic:spPr>
                    <a:xfrm>
                      <a:off x="0" y="0"/>
                      <a:ext cx="3095625" cy="952500"/>
                    </a:xfrm>
                    <a:prstGeom prst="roundRect">
                      <a:avLst/>
                    </a:prstGeom>
                  </pic:spPr>
                </pic:pic>
              </a:graphicData>
            </a:graphic>
          </wp:anchor>
        </w:drawing>
      </w:r>
    </w:p>
    <w:p w:rsidR="00BF65EB" w:rsidRDefault="00BF65EB" w:rsidP="00BF65EB">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rsidR="00BF65EB" w:rsidRDefault="00BF65EB" w:rsidP="00BF65EB">
      <w:pPr>
        <w:tabs>
          <w:tab w:val="left" w:pos="1406"/>
        </w:tabs>
        <w:bidi/>
        <w:rPr>
          <w:rFonts w:ascii="Tahoma" w:hAnsi="Tahoma" w:cs="Tahoma"/>
          <w:rtl/>
        </w:rPr>
      </w:pPr>
    </w:p>
    <w:p w:rsidR="00B60E63" w:rsidRDefault="00B60E63" w:rsidP="00B60E63">
      <w:pPr>
        <w:tabs>
          <w:tab w:val="left" w:pos="1406"/>
        </w:tabs>
        <w:bidi/>
        <w:rPr>
          <w:rFonts w:ascii="Tahoma" w:hAnsi="Tahoma" w:cs="Tahoma"/>
          <w:rtl/>
        </w:rPr>
      </w:pPr>
    </w:p>
    <w:sectPr w:rsidR="00B60E63" w:rsidSect="00981DF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0385" w:rsidRDefault="00600385" w:rsidP="002F1511">
      <w:pPr>
        <w:spacing w:after="0" w:line="240" w:lineRule="auto"/>
      </w:pPr>
      <w:r>
        <w:separator/>
      </w:r>
    </w:p>
  </w:endnote>
  <w:endnote w:type="continuationSeparator" w:id="0">
    <w:p w:rsidR="00600385" w:rsidRDefault="00600385" w:rsidP="002F15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f"/>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D3792" w:rsidRDefault="001D02A8">
    <w:pPr>
      <w:pStyle w:val="af"/>
      <w:bidi/>
      <w:rPr>
        <w:lang w:val="en-US"/>
      </w:rPr>
    </w:pPr>
    <w:r>
      <w:rPr>
        <w:lang w:val="en-US"/>
      </w:rPr>
      <w:tab/>
    </w:r>
    <w:r w:rsidR="00D63BEB" w:rsidRPr="001D02A8">
      <w:rPr>
        <w:lang w:val="en-US"/>
      </w:rPr>
      <w:fldChar w:fldCharType="begin"/>
    </w:r>
    <w:r w:rsidRPr="001D02A8">
      <w:rPr>
        <w:lang w:val="en-US"/>
      </w:rPr>
      <w:instrText xml:space="preserve"> PAGE   \* MERGEFORMAT </w:instrText>
    </w:r>
    <w:r w:rsidR="00D63BEB" w:rsidRPr="001D02A8">
      <w:rPr>
        <w:lang w:val="en-US"/>
      </w:rPr>
      <w:fldChar w:fldCharType="separate"/>
    </w:r>
    <w:r w:rsidR="00D77F4D">
      <w:rPr>
        <w:noProof/>
        <w:rtl/>
        <w:lang w:val="en-US"/>
      </w:rPr>
      <w:t>2</w:t>
    </w:r>
    <w:r w:rsidR="00D63BEB" w:rsidRPr="001D02A8">
      <w:rPr>
        <w:noProof/>
        <w:lang w:val="en-US"/>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f"/>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0385" w:rsidRDefault="00600385" w:rsidP="002F1511">
      <w:pPr>
        <w:spacing w:after="0" w:line="240" w:lineRule="auto"/>
      </w:pPr>
      <w:r>
        <w:separator/>
      </w:r>
    </w:p>
  </w:footnote>
  <w:footnote w:type="continuationSeparator" w:id="0">
    <w:p w:rsidR="00600385" w:rsidRDefault="00600385" w:rsidP="002F15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d"/>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1511" w:rsidRPr="00944B46" w:rsidRDefault="00D63BEB" w:rsidP="002F1511">
    <w:pPr>
      <w:pStyle w:val="ad"/>
      <w:rPr>
        <w:rtl/>
      </w:rPr>
    </w:pPr>
    <w:r>
      <w:rPr>
        <w:noProof/>
        <w:rtl/>
        <w:lang w:val="en-US"/>
      </w:rPr>
      <w:pict>
        <v:line id="Line 2" o:spid="_x0000_s2049" style="position:absolute;z-index:251660288;visibility:visibl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w:r>
    <w:r w:rsidR="00627B61">
      <w:rPr>
        <w:noProof/>
        <w:lang w:val="en-US"/>
      </w:rPr>
      <w:drawing>
        <wp:anchor distT="0" distB="0" distL="114300" distR="114300" simplePos="0" relativeHeight="251659264" behindDoc="0" locked="0" layoutInCell="1" allowOverlap="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14600" cy="650875"/>
                  </a:xfrm>
                  <a:prstGeom prst="rect">
                    <a:avLst/>
                  </a:prstGeom>
                  <a:noFill/>
                  <a:ln>
                    <a:noFill/>
                  </a:ln>
                </pic:spPr>
              </pic:pic>
            </a:graphicData>
          </a:graphic>
        </wp:anchor>
      </w:drawing>
    </w:r>
  </w:p>
  <w:p w:rsidR="002F1511" w:rsidRPr="00185826" w:rsidRDefault="002F1511" w:rsidP="002F1511">
    <w:pPr>
      <w:pStyle w:val="ad"/>
      <w:rPr>
        <w:sz w:val="28"/>
        <w:szCs w:val="28"/>
      </w:rPr>
    </w:pPr>
  </w:p>
  <w:p w:rsidR="002F1511" w:rsidRDefault="002F1511" w:rsidP="002F1511">
    <w:pPr>
      <w:pStyle w:val="ad"/>
      <w:tabs>
        <w:tab w:val="clear" w:pos="8306"/>
      </w:tabs>
      <w:ind w:right="-426"/>
      <w:jc w:val="right"/>
      <w:rPr>
        <w:sz w:val="20"/>
        <w:szCs w:val="20"/>
        <w:rtl/>
      </w:rPr>
    </w:pPr>
  </w:p>
  <w:p w:rsidR="002F1511" w:rsidRPr="001B1F9D" w:rsidRDefault="002F1511" w:rsidP="002F1511">
    <w:pPr>
      <w:pStyle w:val="ad"/>
    </w:pPr>
  </w:p>
  <w:p w:rsidR="002F1511" w:rsidRPr="002F1511" w:rsidRDefault="002F1511">
    <w:pPr>
      <w:pStyle w:val="ad"/>
      <w:rPr>
        <w:lang w:val="en-US"/>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173" w:rsidRDefault="000E1173">
    <w:pPr>
      <w:pStyle w:val="ad"/>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71FB0C6F"/>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6">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7">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3"/>
  </w:num>
  <w:num w:numId="2">
    <w:abstractNumId w:val="0"/>
  </w:num>
  <w:num w:numId="3">
    <w:abstractNumId w:val="2"/>
  </w:num>
  <w:num w:numId="4">
    <w:abstractNumId w:val="1"/>
  </w:num>
  <w:num w:numId="5">
    <w:abstractNumId w:val="4"/>
  </w:num>
  <w:num w:numId="6">
    <w:abstractNumId w:val="7"/>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trackRevisions/>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rsids>
    <w:rsidRoot w:val="007569D6"/>
    <w:rsid w:val="000031B9"/>
    <w:rsid w:val="0003211B"/>
    <w:rsid w:val="00054392"/>
    <w:rsid w:val="00061B84"/>
    <w:rsid w:val="000A02AE"/>
    <w:rsid w:val="000A1F69"/>
    <w:rsid w:val="000A51FA"/>
    <w:rsid w:val="000B62A7"/>
    <w:rsid w:val="000C6515"/>
    <w:rsid w:val="000E1173"/>
    <w:rsid w:val="0011149A"/>
    <w:rsid w:val="00113E20"/>
    <w:rsid w:val="00135342"/>
    <w:rsid w:val="0013773B"/>
    <w:rsid w:val="00142FE6"/>
    <w:rsid w:val="0017033C"/>
    <w:rsid w:val="00170B72"/>
    <w:rsid w:val="00195560"/>
    <w:rsid w:val="001A047B"/>
    <w:rsid w:val="001A173A"/>
    <w:rsid w:val="001A4CBF"/>
    <w:rsid w:val="001A63E6"/>
    <w:rsid w:val="001C4A24"/>
    <w:rsid w:val="001D02A8"/>
    <w:rsid w:val="001E1033"/>
    <w:rsid w:val="002106F9"/>
    <w:rsid w:val="00250590"/>
    <w:rsid w:val="00265CE5"/>
    <w:rsid w:val="002712D6"/>
    <w:rsid w:val="002A112B"/>
    <w:rsid w:val="002F1511"/>
    <w:rsid w:val="002F4409"/>
    <w:rsid w:val="00363AEA"/>
    <w:rsid w:val="00392A81"/>
    <w:rsid w:val="003C7A8C"/>
    <w:rsid w:val="003E0EB3"/>
    <w:rsid w:val="003F4CD7"/>
    <w:rsid w:val="003F74F7"/>
    <w:rsid w:val="004129A2"/>
    <w:rsid w:val="00425717"/>
    <w:rsid w:val="00497FE6"/>
    <w:rsid w:val="004A7623"/>
    <w:rsid w:val="004C2D0F"/>
    <w:rsid w:val="004C4A1A"/>
    <w:rsid w:val="004E7AFD"/>
    <w:rsid w:val="00544CDF"/>
    <w:rsid w:val="00572659"/>
    <w:rsid w:val="005A3BF3"/>
    <w:rsid w:val="005A3E71"/>
    <w:rsid w:val="005B20EE"/>
    <w:rsid w:val="005D3792"/>
    <w:rsid w:val="005F2E33"/>
    <w:rsid w:val="00600385"/>
    <w:rsid w:val="00616D04"/>
    <w:rsid w:val="00627B61"/>
    <w:rsid w:val="00632184"/>
    <w:rsid w:val="00636AF3"/>
    <w:rsid w:val="00656588"/>
    <w:rsid w:val="0065718F"/>
    <w:rsid w:val="006A49EA"/>
    <w:rsid w:val="006F32D3"/>
    <w:rsid w:val="0070108F"/>
    <w:rsid w:val="00704FA8"/>
    <w:rsid w:val="00734EF3"/>
    <w:rsid w:val="0074138A"/>
    <w:rsid w:val="007433AF"/>
    <w:rsid w:val="00750681"/>
    <w:rsid w:val="007569D6"/>
    <w:rsid w:val="00774459"/>
    <w:rsid w:val="007A20C8"/>
    <w:rsid w:val="007A6523"/>
    <w:rsid w:val="007E545F"/>
    <w:rsid w:val="00802167"/>
    <w:rsid w:val="008513D2"/>
    <w:rsid w:val="008608AE"/>
    <w:rsid w:val="008E0A49"/>
    <w:rsid w:val="008F1671"/>
    <w:rsid w:val="00943C84"/>
    <w:rsid w:val="00954D57"/>
    <w:rsid w:val="00981DF9"/>
    <w:rsid w:val="00A12901"/>
    <w:rsid w:val="00A63210"/>
    <w:rsid w:val="00AF1EB1"/>
    <w:rsid w:val="00B26DDD"/>
    <w:rsid w:val="00B60E63"/>
    <w:rsid w:val="00B71662"/>
    <w:rsid w:val="00B873FB"/>
    <w:rsid w:val="00BA6F12"/>
    <w:rsid w:val="00BF01AE"/>
    <w:rsid w:val="00BF65EB"/>
    <w:rsid w:val="00C01525"/>
    <w:rsid w:val="00C416DF"/>
    <w:rsid w:val="00C46C2D"/>
    <w:rsid w:val="00C60C17"/>
    <w:rsid w:val="00CD557D"/>
    <w:rsid w:val="00CF30CF"/>
    <w:rsid w:val="00D40611"/>
    <w:rsid w:val="00D63BEB"/>
    <w:rsid w:val="00D6792D"/>
    <w:rsid w:val="00D77F4D"/>
    <w:rsid w:val="00DA35FE"/>
    <w:rsid w:val="00DA3697"/>
    <w:rsid w:val="00DC1FB8"/>
    <w:rsid w:val="00DC3AE1"/>
    <w:rsid w:val="00DF7A26"/>
    <w:rsid w:val="00E111A4"/>
    <w:rsid w:val="00E40ADB"/>
    <w:rsid w:val="00E810D3"/>
    <w:rsid w:val="00E8573F"/>
    <w:rsid w:val="00EB1C0A"/>
    <w:rsid w:val="00F15687"/>
    <w:rsid w:val="00F41A45"/>
    <w:rsid w:val="00F949C3"/>
    <w:rsid w:val="00FD14BB"/>
    <w:rsid w:val="00FE1234"/>
    <w:rsid w:val="00FF097B"/>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Straight Arrow Connector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69D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nhideWhenUsed/>
    <w:rsid w:val="007569D6"/>
    <w:rPr>
      <w:sz w:val="16"/>
      <w:szCs w:val="16"/>
    </w:rPr>
  </w:style>
  <w:style w:type="paragraph" w:styleId="a4">
    <w:name w:val="annotation text"/>
    <w:basedOn w:val="a"/>
    <w:link w:val="a5"/>
    <w:unhideWhenUsed/>
    <w:rsid w:val="007569D6"/>
    <w:pPr>
      <w:spacing w:line="240" w:lineRule="auto"/>
    </w:pPr>
    <w:rPr>
      <w:sz w:val="20"/>
      <w:szCs w:val="20"/>
    </w:rPr>
  </w:style>
  <w:style w:type="character" w:customStyle="1" w:styleId="a5">
    <w:name w:val="טקסט הערה תו"/>
    <w:basedOn w:val="a0"/>
    <w:link w:val="a4"/>
    <w:rsid w:val="007569D6"/>
    <w:rPr>
      <w:sz w:val="20"/>
      <w:szCs w:val="20"/>
    </w:rPr>
  </w:style>
  <w:style w:type="paragraph" w:styleId="a6">
    <w:name w:val="Balloon Text"/>
    <w:basedOn w:val="a"/>
    <w:link w:val="a7"/>
    <w:uiPriority w:val="99"/>
    <w:semiHidden/>
    <w:unhideWhenUsed/>
    <w:rsid w:val="007569D6"/>
    <w:pPr>
      <w:spacing w:after="0" w:line="240" w:lineRule="auto"/>
    </w:pPr>
    <w:rPr>
      <w:rFonts w:ascii="Tahoma" w:hAnsi="Tahoma" w:cs="Tahoma"/>
      <w:sz w:val="16"/>
      <w:szCs w:val="16"/>
    </w:rPr>
  </w:style>
  <w:style w:type="character" w:customStyle="1" w:styleId="a7">
    <w:name w:val="טקסט בלונים תו"/>
    <w:basedOn w:val="a0"/>
    <w:link w:val="a6"/>
    <w:uiPriority w:val="99"/>
    <w:semiHidden/>
    <w:rsid w:val="007569D6"/>
    <w:rPr>
      <w:rFonts w:ascii="Tahoma" w:hAnsi="Tahoma" w:cs="Tahoma"/>
      <w:sz w:val="16"/>
      <w:szCs w:val="16"/>
    </w:rPr>
  </w:style>
  <w:style w:type="paragraph" w:styleId="a8">
    <w:name w:val="Document Map"/>
    <w:basedOn w:val="a"/>
    <w:link w:val="a9"/>
    <w:uiPriority w:val="99"/>
    <w:semiHidden/>
    <w:unhideWhenUsed/>
    <w:rsid w:val="00363AEA"/>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363AEA"/>
    <w:rPr>
      <w:rFonts w:ascii="Tahoma" w:hAnsi="Tahoma" w:cs="Tahoma"/>
      <w:sz w:val="16"/>
      <w:szCs w:val="16"/>
    </w:rPr>
  </w:style>
  <w:style w:type="paragraph" w:styleId="aa">
    <w:name w:val="List Paragraph"/>
    <w:basedOn w:val="a"/>
    <w:uiPriority w:val="34"/>
    <w:qFormat/>
    <w:rsid w:val="00616D04"/>
    <w:pPr>
      <w:ind w:left="720"/>
      <w:contextualSpacing/>
    </w:pPr>
    <w:rPr>
      <w:rFonts w:ascii="Calibri" w:eastAsia="Calibri" w:hAnsi="Calibri" w:cs="Arial"/>
      <w:lang w:val="en-US"/>
    </w:rPr>
  </w:style>
  <w:style w:type="paragraph" w:styleId="ab">
    <w:name w:val="annotation subject"/>
    <w:basedOn w:val="a4"/>
    <w:next w:val="a4"/>
    <w:link w:val="ac"/>
    <w:uiPriority w:val="99"/>
    <w:semiHidden/>
    <w:unhideWhenUsed/>
    <w:rsid w:val="004C4A1A"/>
    <w:rPr>
      <w:b/>
      <w:bCs/>
    </w:rPr>
  </w:style>
  <w:style w:type="character" w:customStyle="1" w:styleId="ac">
    <w:name w:val="נושא הערה תו"/>
    <w:basedOn w:val="a5"/>
    <w:link w:val="ab"/>
    <w:uiPriority w:val="99"/>
    <w:semiHidden/>
    <w:rsid w:val="004C4A1A"/>
    <w:rPr>
      <w:b/>
      <w:bCs/>
      <w:sz w:val="20"/>
      <w:szCs w:val="20"/>
    </w:rPr>
  </w:style>
  <w:style w:type="paragraph" w:styleId="ad">
    <w:name w:val="header"/>
    <w:basedOn w:val="a"/>
    <w:link w:val="ae"/>
    <w:unhideWhenUsed/>
    <w:rsid w:val="002F1511"/>
    <w:pPr>
      <w:tabs>
        <w:tab w:val="center" w:pos="4153"/>
        <w:tab w:val="right" w:pos="8306"/>
      </w:tabs>
      <w:spacing w:after="0" w:line="240" w:lineRule="auto"/>
    </w:pPr>
  </w:style>
  <w:style w:type="character" w:customStyle="1" w:styleId="ae">
    <w:name w:val="כותרת עליונה תו"/>
    <w:basedOn w:val="a0"/>
    <w:link w:val="ad"/>
    <w:uiPriority w:val="99"/>
    <w:rsid w:val="002F1511"/>
  </w:style>
  <w:style w:type="paragraph" w:styleId="af">
    <w:name w:val="footer"/>
    <w:basedOn w:val="a"/>
    <w:link w:val="af0"/>
    <w:uiPriority w:val="99"/>
    <w:unhideWhenUsed/>
    <w:rsid w:val="002F1511"/>
    <w:pPr>
      <w:tabs>
        <w:tab w:val="center" w:pos="4153"/>
        <w:tab w:val="right" w:pos="8306"/>
      </w:tabs>
      <w:spacing w:after="0" w:line="240" w:lineRule="auto"/>
    </w:pPr>
  </w:style>
  <w:style w:type="character" w:customStyle="1" w:styleId="af0">
    <w:name w:val="כותרת תחתונה תו"/>
    <w:basedOn w:val="a0"/>
    <w:link w:val="af"/>
    <w:uiPriority w:val="99"/>
    <w:rsid w:val="002F1511"/>
  </w:style>
  <w:style w:type="paragraph" w:styleId="NormalWeb">
    <w:name w:val="Normal (Web)"/>
    <w:basedOn w:val="a"/>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69D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nhideWhenUsed/>
    <w:rsid w:val="007569D6"/>
    <w:rPr>
      <w:sz w:val="16"/>
      <w:szCs w:val="16"/>
    </w:rPr>
  </w:style>
  <w:style w:type="paragraph" w:styleId="a4">
    <w:name w:val="annotation text"/>
    <w:basedOn w:val="a"/>
    <w:link w:val="a5"/>
    <w:unhideWhenUsed/>
    <w:rsid w:val="007569D6"/>
    <w:pPr>
      <w:spacing w:line="240" w:lineRule="auto"/>
    </w:pPr>
    <w:rPr>
      <w:sz w:val="20"/>
      <w:szCs w:val="20"/>
    </w:rPr>
  </w:style>
  <w:style w:type="character" w:customStyle="1" w:styleId="a5">
    <w:name w:val="Comment Text Char"/>
    <w:basedOn w:val="a0"/>
    <w:link w:val="a4"/>
    <w:rsid w:val="007569D6"/>
    <w:rPr>
      <w:sz w:val="20"/>
      <w:szCs w:val="20"/>
    </w:rPr>
  </w:style>
  <w:style w:type="paragraph" w:styleId="a6">
    <w:name w:val="Balloon Text"/>
    <w:basedOn w:val="a"/>
    <w:link w:val="a7"/>
    <w:uiPriority w:val="99"/>
    <w:semiHidden/>
    <w:unhideWhenUsed/>
    <w:rsid w:val="007569D6"/>
    <w:pPr>
      <w:spacing w:after="0" w:line="240" w:lineRule="auto"/>
    </w:pPr>
    <w:rPr>
      <w:rFonts w:ascii="Tahoma" w:hAnsi="Tahoma" w:cs="Tahoma"/>
      <w:sz w:val="16"/>
      <w:szCs w:val="16"/>
    </w:rPr>
  </w:style>
  <w:style w:type="character" w:customStyle="1" w:styleId="a7">
    <w:name w:val="Balloon Text Char"/>
    <w:basedOn w:val="a0"/>
    <w:link w:val="a6"/>
    <w:uiPriority w:val="99"/>
    <w:semiHidden/>
    <w:rsid w:val="007569D6"/>
    <w:rPr>
      <w:rFonts w:ascii="Tahoma" w:hAnsi="Tahoma" w:cs="Tahoma"/>
      <w:sz w:val="16"/>
      <w:szCs w:val="16"/>
    </w:rPr>
  </w:style>
  <w:style w:type="paragraph" w:styleId="a8">
    <w:name w:val="Document Map"/>
    <w:basedOn w:val="a"/>
    <w:link w:val="a9"/>
    <w:uiPriority w:val="99"/>
    <w:semiHidden/>
    <w:unhideWhenUsed/>
    <w:rsid w:val="00363AEA"/>
    <w:pPr>
      <w:spacing w:after="0" w:line="240" w:lineRule="auto"/>
    </w:pPr>
    <w:rPr>
      <w:rFonts w:ascii="Tahoma" w:hAnsi="Tahoma" w:cs="Tahoma"/>
      <w:sz w:val="16"/>
      <w:szCs w:val="16"/>
    </w:rPr>
  </w:style>
  <w:style w:type="character" w:customStyle="1" w:styleId="a9">
    <w:name w:val="Document Map Char"/>
    <w:basedOn w:val="a0"/>
    <w:link w:val="a8"/>
    <w:uiPriority w:val="99"/>
    <w:semiHidden/>
    <w:rsid w:val="00363AEA"/>
    <w:rPr>
      <w:rFonts w:ascii="Tahoma" w:hAnsi="Tahoma" w:cs="Tahoma"/>
      <w:sz w:val="16"/>
      <w:szCs w:val="16"/>
    </w:rPr>
  </w:style>
  <w:style w:type="paragraph" w:styleId="aa">
    <w:name w:val="List Paragraph"/>
    <w:basedOn w:val="a"/>
    <w:uiPriority w:val="34"/>
    <w:qFormat/>
    <w:rsid w:val="00616D04"/>
    <w:pPr>
      <w:ind w:left="720"/>
      <w:contextualSpacing/>
    </w:pPr>
    <w:rPr>
      <w:rFonts w:ascii="Calibri" w:eastAsia="Calibri" w:hAnsi="Calibri" w:cs="Arial"/>
      <w:lang w:val="en-US"/>
    </w:rPr>
  </w:style>
  <w:style w:type="paragraph" w:styleId="ab">
    <w:name w:val="annotation subject"/>
    <w:basedOn w:val="a4"/>
    <w:next w:val="a4"/>
    <w:link w:val="ac"/>
    <w:uiPriority w:val="99"/>
    <w:semiHidden/>
    <w:unhideWhenUsed/>
    <w:rsid w:val="004C4A1A"/>
    <w:rPr>
      <w:b/>
      <w:bCs/>
    </w:rPr>
  </w:style>
  <w:style w:type="character" w:customStyle="1" w:styleId="ac">
    <w:name w:val="Comment Subject Char"/>
    <w:basedOn w:val="a5"/>
    <w:link w:val="ab"/>
    <w:uiPriority w:val="99"/>
    <w:semiHidden/>
    <w:rsid w:val="004C4A1A"/>
    <w:rPr>
      <w:b/>
      <w:bCs/>
      <w:sz w:val="20"/>
      <w:szCs w:val="20"/>
    </w:rPr>
  </w:style>
  <w:style w:type="paragraph" w:styleId="ad">
    <w:name w:val="header"/>
    <w:basedOn w:val="a"/>
    <w:link w:val="ae"/>
    <w:unhideWhenUsed/>
    <w:rsid w:val="002F1511"/>
    <w:pPr>
      <w:tabs>
        <w:tab w:val="center" w:pos="4153"/>
        <w:tab w:val="right" w:pos="8306"/>
      </w:tabs>
      <w:spacing w:after="0" w:line="240" w:lineRule="auto"/>
    </w:pPr>
  </w:style>
  <w:style w:type="character" w:customStyle="1" w:styleId="ae">
    <w:name w:val="Header Char"/>
    <w:basedOn w:val="a0"/>
    <w:link w:val="ad"/>
    <w:uiPriority w:val="99"/>
    <w:rsid w:val="002F1511"/>
  </w:style>
  <w:style w:type="paragraph" w:styleId="af">
    <w:name w:val="footer"/>
    <w:basedOn w:val="a"/>
    <w:link w:val="af0"/>
    <w:uiPriority w:val="99"/>
    <w:unhideWhenUsed/>
    <w:rsid w:val="002F1511"/>
    <w:pPr>
      <w:tabs>
        <w:tab w:val="center" w:pos="4153"/>
        <w:tab w:val="right" w:pos="8306"/>
      </w:tabs>
      <w:spacing w:after="0" w:line="240" w:lineRule="auto"/>
    </w:pPr>
  </w:style>
  <w:style w:type="character" w:customStyle="1" w:styleId="af0">
    <w:name w:val="Footer Char"/>
    <w:basedOn w:val="a0"/>
    <w:link w:val="af"/>
    <w:uiPriority w:val="99"/>
    <w:rsid w:val="002F1511"/>
  </w:style>
  <w:style w:type="paragraph" w:styleId="NormalWeb">
    <w:name w:val="Normal (Web)"/>
    <w:basedOn w:val="a"/>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E2853-C845-4E00-9AA2-810C5059C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778</Words>
  <Characters>4439</Characters>
  <Application>Microsoft Office Word</Application>
  <DocSecurity>0</DocSecurity>
  <Lines>36</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Anat</cp:lastModifiedBy>
  <cp:revision>6</cp:revision>
  <cp:lastPrinted>2015-02-01T12:36:00Z</cp:lastPrinted>
  <dcterms:created xsi:type="dcterms:W3CDTF">2015-01-01T07:45:00Z</dcterms:created>
  <dcterms:modified xsi:type="dcterms:W3CDTF">2015-02-01T13:31:00Z</dcterms:modified>
</cp:coreProperties>
</file>