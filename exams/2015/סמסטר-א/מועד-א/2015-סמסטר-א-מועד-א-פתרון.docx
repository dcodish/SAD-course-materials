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1511" w:rsidRDefault="00E42EED" w:rsidP="007569D6">
      <w:pPr>
        <w:bidi/>
        <w:rPr>
          <w:rtl/>
          <w:lang w:val="en-US"/>
        </w:rPr>
      </w:pPr>
      <w:r>
        <w:rPr>
          <w:noProof/>
          <w:rtl/>
          <w:lang w:val="en-US"/>
        </w:rPr>
        <w:pict>
          <v:shapetype id="_x0000_t202" coordsize="21600,21600" o:spt="202" path="m,l,21600r21600,l21600,xe">
            <v:stroke joinstyle="miter"/>
            <v:path gradientshapeok="t" o:connecttype="rect"/>
          </v:shapetype>
          <v:shape id="Text Box 2" o:spid="_x0000_s1026" type="#_x0000_t202" style="position:absolute;left:0;text-align:left;margin-left:-13.95pt;margin-top:-66.05pt;width:222.8pt;height:123.8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" strokeweight="1.5pt">
            <v:shadow on="t" opacity=".5" offset="6pt,-6pt"/>
            <v:textbox>
              <w:txbxContent>
                <w:p w:rsidR="005D3792" w:rsidRDefault="00BA6F12" w:rsidP="00F15687">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 xml:space="preserve"> </w:t>
                  </w:r>
                  <w:r w:rsidR="0074138A">
                    <w:rPr>
                      <w:rFonts w:cs="David" w:hint="cs"/>
                      <w:sz w:val="24"/>
                      <w:szCs w:val="24"/>
                      <w:rtl/>
                    </w:rPr>
                    <w:t>0</w:t>
                  </w:r>
                  <w:r w:rsidR="00F15687">
                    <w:rPr>
                      <w:rFonts w:cs="David" w:hint="cs"/>
                      <w:sz w:val="24"/>
                      <w:szCs w:val="24"/>
                      <w:rtl/>
                    </w:rPr>
                    <w:t>2</w:t>
                  </w:r>
                  <w:r w:rsidR="002F1511">
                    <w:rPr>
                      <w:rFonts w:cs="David" w:hint="cs"/>
                      <w:sz w:val="24"/>
                      <w:szCs w:val="24"/>
                      <w:rtl/>
                    </w:rPr>
                    <w:t>.</w:t>
                  </w:r>
                  <w:r w:rsidR="0074138A">
                    <w:rPr>
                      <w:rFonts w:cs="David" w:hint="cs"/>
                      <w:sz w:val="24"/>
                      <w:szCs w:val="24"/>
                      <w:rtl/>
                    </w:rPr>
                    <w:t>0</w:t>
                  </w:r>
                  <w:r w:rsidR="00F15687">
                    <w:rPr>
                      <w:rFonts w:cs="David" w:hint="cs"/>
                      <w:sz w:val="24"/>
                      <w:szCs w:val="24"/>
                      <w:rtl/>
                    </w:rPr>
                    <w:t>2</w:t>
                  </w:r>
                  <w:r w:rsidRPr="00BA6F12">
                    <w:rPr>
                      <w:rFonts w:cs="David"/>
                      <w:sz w:val="24"/>
                      <w:szCs w:val="24"/>
                      <w:rtl/>
                    </w:rPr>
                    <w:t>.1</w:t>
                  </w:r>
                  <w:r w:rsidR="00F15687">
                    <w:rPr>
                      <w:rFonts w:cs="David" w:hint="cs"/>
                      <w:sz w:val="24"/>
                      <w:szCs w:val="24"/>
                      <w:rtl/>
                    </w:rPr>
                    <w:t>5</w:t>
                  </w:r>
                </w:p>
                <w:p w:rsidR="005D3792" w:rsidRDefault="00BA6F12">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F1511">
                    <w:rPr>
                      <w:rFonts w:cs="David" w:hint="cs"/>
                      <w:sz w:val="24"/>
                      <w:szCs w:val="24"/>
                      <w:rtl/>
                    </w:rPr>
                    <w:t xml:space="preserve">ד"ר ענת גולדשטיין, מר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p>
                <w:p w:rsidR="005D3792" w:rsidRDefault="00BA6F12">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rsidR="005D3792" w:rsidRDefault="00BA6F12">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rsidR="005D3792" w:rsidRDefault="00BA6F12" w:rsidP="004C2D0F">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2014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4C2D0F">
                    <w:rPr>
                      <w:rFonts w:cs="David" w:hint="cs"/>
                      <w:sz w:val="24"/>
                      <w:szCs w:val="24"/>
                      <w:rtl/>
                    </w:rPr>
                    <w:t>ב</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4C2D0F">
                    <w:rPr>
                      <w:rFonts w:cs="David" w:hint="cs"/>
                      <w:sz w:val="24"/>
                      <w:szCs w:val="24"/>
                      <w:rtl/>
                    </w:rPr>
                    <w:t>א</w:t>
                  </w:r>
                  <w:r w:rsidRPr="00BA6F12">
                    <w:rPr>
                      <w:rFonts w:cs="David"/>
                      <w:sz w:val="24"/>
                      <w:szCs w:val="24"/>
                      <w:rtl/>
                    </w:rPr>
                    <w:t>'</w:t>
                  </w:r>
                </w:p>
                <w:p w:rsidR="005D3792" w:rsidRDefault="00BA6F12">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rsidR="005D3792" w:rsidRDefault="00BA6F12" w:rsidP="00BF65EB">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F15687">
                    <w:rPr>
                      <w:rFonts w:cs="David" w:hint="cs"/>
                      <w:sz w:val="24"/>
                      <w:szCs w:val="24"/>
                      <w:rtl/>
                    </w:rPr>
                    <w:t>מ</w:t>
                  </w:r>
                  <w:r w:rsidR="00BF65EB">
                    <w:rPr>
                      <w:rFonts w:cs="David" w:hint="cs"/>
                      <w:sz w:val="24"/>
                      <w:szCs w:val="24"/>
                      <w:rtl/>
                    </w:rPr>
                    <w:t>חשבון</w:t>
                  </w:r>
                </w:p>
              </w:txbxContent>
            </v:textbox>
          </v:shape>
        </w:pict>
      </w:r>
    </w:p>
    <w:p w:rsidR="002F1511" w:rsidRDefault="002F1511" w:rsidP="00B60E63">
      <w:pPr>
        <w:bidi/>
        <w:rPr>
          <w:rtl/>
          <w:lang w:val="en-US"/>
        </w:rPr>
      </w:pPr>
    </w:p>
    <w:p w:rsidR="005D3792" w:rsidRDefault="00BA6F12" w:rsidP="00054392">
      <w:pPr>
        <w:bidi/>
        <w:outlineLvl w:val="0"/>
        <w:rPr>
          <w:b/>
          <w:bCs/>
          <w:u w:val="single"/>
          <w:rtl/>
          <w:lang w:val="en-US"/>
        </w:rPr>
      </w:pPr>
      <w:r w:rsidRPr="00BA6F12">
        <w:rPr>
          <w:rFonts w:hint="cs"/>
          <w:b/>
          <w:bCs/>
          <w:u w:val="single"/>
          <w:rtl/>
          <w:lang w:val="en-US"/>
        </w:rPr>
        <w:t>סיפור</w:t>
      </w:r>
      <w:r w:rsidRPr="00BA6F12">
        <w:rPr>
          <w:b/>
          <w:bCs/>
          <w:u w:val="single"/>
          <w:rtl/>
          <w:lang w:val="en-US"/>
        </w:rPr>
        <w:t xml:space="preserve"> </w:t>
      </w:r>
      <w:r w:rsidRPr="00BA6F12">
        <w:rPr>
          <w:rFonts w:hint="cs"/>
          <w:b/>
          <w:bCs/>
          <w:u w:val="single"/>
          <w:rtl/>
          <w:lang w:val="en-US"/>
        </w:rPr>
        <w:t>המעשה</w:t>
      </w:r>
      <w:r w:rsidRPr="00BA6F12">
        <w:rPr>
          <w:b/>
          <w:bCs/>
          <w:u w:val="single"/>
          <w:rtl/>
          <w:lang w:val="en-US"/>
        </w:rPr>
        <w:t>:</w:t>
      </w:r>
    </w:p>
    <w:p w:rsidR="00265CE5" w:rsidRDefault="00265CE5" w:rsidP="00265CE5">
      <w:pPr>
        <w:bidi/>
        <w:spacing w:line="360" w:lineRule="auto"/>
        <w:jc w:val="both"/>
        <w:rPr>
          <w:rFonts w:ascii="Arial" w:hAnsi="Arial" w:cs="Arial"/>
          <w:rtl/>
        </w:rPr>
      </w:pPr>
      <w:r>
        <w:rPr>
          <w:rFonts w:ascii="Arial" w:hAnsi="Arial" w:cs="Arial" w:hint="cs"/>
          <w:rtl/>
        </w:rPr>
        <w:t xml:space="preserve">אולם </w:t>
      </w:r>
      <w:r w:rsidR="00195560">
        <w:rPr>
          <w:rFonts w:ascii="Arial" w:hAnsi="Arial" w:cs="Arial" w:hint="cs"/>
          <w:rtl/>
        </w:rPr>
        <w:t>ה</w:t>
      </w:r>
      <w:r>
        <w:rPr>
          <w:rFonts w:ascii="Arial" w:hAnsi="Arial" w:cs="Arial" w:hint="cs"/>
          <w:rtl/>
        </w:rPr>
        <w:t>אירועים</w:t>
      </w:r>
      <w:r w:rsidR="00195560">
        <w:rPr>
          <w:rFonts w:ascii="Arial" w:hAnsi="Arial" w:cs="Arial" w:hint="cs"/>
          <w:rtl/>
        </w:rPr>
        <w:t xml:space="preserve"> "גני תכלת"</w:t>
      </w:r>
      <w:r>
        <w:rPr>
          <w:rFonts w:ascii="Arial" w:hAnsi="Arial" w:cs="Arial" w:hint="cs"/>
          <w:rtl/>
        </w:rPr>
        <w:t xml:space="preserve"> מעוניין להקים מערכת מידע שתתמוך בתהליכים המתוארים להלן (כיום הכל מבוצע באופן ידני):</w:t>
      </w:r>
    </w:p>
    <w:p w:rsidR="00265CE5" w:rsidRDefault="00265CE5" w:rsidP="00D77F4D">
      <w:pPr>
        <w:bidi/>
        <w:spacing w:line="360" w:lineRule="auto"/>
        <w:jc w:val="both"/>
        <w:rPr>
          <w:rFonts w:ascii="Arial" w:hAnsi="Arial" w:cs="Arial"/>
          <w:rtl/>
        </w:rPr>
      </w:pPr>
      <w:r>
        <w:rPr>
          <w:rFonts w:ascii="Arial" w:hAnsi="Arial" w:cs="Arial" w:hint="cs"/>
          <w:rtl/>
        </w:rPr>
        <w:t xml:space="preserve">כאשר לקוחות (זוג שעומד להתחתן, משפחה שעורכת בר-מצווה, חברה שעורכת אירוע לעובדים וכו') מעוניינים לשכור את האולם עבור האירוע, הם מגיעים לפגישה עם מנהל האולם. בפגישה זו נפתח להם תיק לקוח בו מעדכן המנהל את פרטי הלקוח (אם הלקוח היא חברה </w:t>
      </w:r>
      <w:r>
        <w:rPr>
          <w:rFonts w:ascii="Arial" w:hAnsi="Arial" w:cs="Arial"/>
          <w:rtl/>
        </w:rPr>
        <w:t>–</w:t>
      </w:r>
      <w:r>
        <w:rPr>
          <w:rFonts w:ascii="Arial" w:hAnsi="Arial" w:cs="Arial" w:hint="cs"/>
          <w:rtl/>
        </w:rPr>
        <w:t xml:space="preserve"> ישמרו פרטיו של איש קשר מטעם החברה). לאחר מכן (באותה פגישה) הם מחליטים על תאריך יחד עם מנהל האולם, על פי לוח זמינות האולם (במידה ולא נמצא תאריך מתאים לשביעות רצון הצדדים, התיק נסגר). מנהל האירוע מעדכן בתיק את מספר המוזמנים הצפוי וכן מצוות אחראי אירוע מבין העובדים אשר יהיה אחראי על ארגון האירוע.</w:t>
      </w:r>
      <w:ins w:id="0" w:author="Anat" w:date="2015-02-01T15:10:00Z">
        <w:r w:rsidR="003F4CD7">
          <w:rPr>
            <w:rFonts w:ascii="Arial" w:hAnsi="Arial" w:cs="Arial" w:hint="cs"/>
            <w:rtl/>
          </w:rPr>
          <w:t xml:space="preserve"> העובד שצוות כאחראי אירוע צריך לאשר את הציוות.</w:t>
        </w:r>
      </w:ins>
      <w:ins w:id="1" w:author="Anat" w:date="2015-02-01T15:11:00Z">
        <w:r w:rsidR="003F4CD7">
          <w:rPr>
            <w:rFonts w:ascii="Arial" w:hAnsi="Arial" w:cs="Arial" w:hint="cs"/>
            <w:rtl/>
          </w:rPr>
          <w:t xml:space="preserve"> אם אינו יכול יש לצוות עובד אחר.</w:t>
        </w:r>
      </w:ins>
      <w:r>
        <w:rPr>
          <w:rFonts w:ascii="Arial" w:hAnsi="Arial" w:cs="Arial" w:hint="cs"/>
          <w:rtl/>
        </w:rPr>
        <w:t xml:space="preserve"> </w:t>
      </w:r>
      <w:del w:id="2" w:author="Anat" w:date="2015-02-01T15:27:00Z">
        <w:r w:rsidDel="00D77F4D">
          <w:rPr>
            <w:rFonts w:ascii="Arial" w:hAnsi="Arial" w:cs="Arial" w:hint="cs"/>
            <w:rtl/>
          </w:rPr>
          <w:delText>כמו כן</w:delText>
        </w:r>
      </w:del>
      <w:ins w:id="3" w:author="Anat" w:date="2015-02-01T15:27:00Z">
        <w:r w:rsidR="00D77F4D">
          <w:rPr>
            <w:rFonts w:ascii="Arial" w:hAnsi="Arial" w:cs="Arial" w:hint="cs"/>
            <w:rtl/>
          </w:rPr>
          <w:t>במקביל לציוות האחראי</w:t>
        </w:r>
      </w:ins>
      <w:r>
        <w:rPr>
          <w:rFonts w:ascii="Arial" w:hAnsi="Arial" w:cs="Arial" w:hint="cs"/>
          <w:rtl/>
        </w:rPr>
        <w:t>, נקבע מועד ל</w:t>
      </w:r>
      <w:r w:rsidR="005B20EE">
        <w:rPr>
          <w:rFonts w:ascii="Arial" w:hAnsi="Arial" w:cs="Arial" w:hint="cs"/>
          <w:rtl/>
        </w:rPr>
        <w:t xml:space="preserve">הגעה לאירוע </w:t>
      </w:r>
      <w:r>
        <w:rPr>
          <w:rFonts w:ascii="Arial" w:hAnsi="Arial" w:cs="Arial" w:hint="cs"/>
          <w:rtl/>
        </w:rPr>
        <w:t xml:space="preserve">טעימות </w:t>
      </w:r>
      <w:r w:rsidR="005B20EE">
        <w:rPr>
          <w:rFonts w:ascii="Arial" w:hAnsi="Arial" w:cs="Arial" w:hint="cs"/>
          <w:rtl/>
        </w:rPr>
        <w:t xml:space="preserve">שבו גם ייקבע </w:t>
      </w:r>
      <w:r>
        <w:rPr>
          <w:rFonts w:ascii="Arial" w:hAnsi="Arial" w:cs="Arial" w:hint="cs"/>
          <w:rtl/>
        </w:rPr>
        <w:t xml:space="preserve">התפריט שיוגש באירוע. </w:t>
      </w:r>
    </w:p>
    <w:p w:rsidR="00265CE5" w:rsidRDefault="00265CE5" w:rsidP="007A20C8">
      <w:pPr>
        <w:bidi/>
        <w:spacing w:line="360" w:lineRule="auto"/>
        <w:jc w:val="both"/>
        <w:rPr>
          <w:rFonts w:ascii="Arial" w:hAnsi="Arial" w:cs="Arial"/>
          <w:rtl/>
        </w:rPr>
      </w:pPr>
      <w:r>
        <w:rPr>
          <w:rFonts w:ascii="Arial" w:hAnsi="Arial" w:cs="Arial" w:hint="cs"/>
          <w:rtl/>
        </w:rPr>
        <w:t xml:space="preserve">ביום הטעימות, מגיעים הלקוחות אל האולם ומוגשות להן כל מנות המטבח. הלקוחות בוחרים את המנות הראשונות, העיקריות ואת הקינוחים שיוגשו באירוע. </w:t>
      </w:r>
      <w:r w:rsidR="007A20C8">
        <w:rPr>
          <w:rFonts w:ascii="Arial" w:hAnsi="Arial" w:cs="Arial" w:hint="cs"/>
          <w:rtl/>
        </w:rPr>
        <w:t xml:space="preserve">יש לאפשר למנהל האירוע לעדכן את מחירי המנות עבור אירוע </w:t>
      </w:r>
      <w:r w:rsidR="00B0619D">
        <w:rPr>
          <w:rFonts w:ascii="Arial" w:hAnsi="Arial" w:cs="Arial" w:hint="cs"/>
          <w:rtl/>
        </w:rPr>
        <w:t>מסוים</w:t>
      </w:r>
      <w:r w:rsidR="007A20C8">
        <w:rPr>
          <w:rFonts w:ascii="Arial" w:hAnsi="Arial" w:cs="Arial" w:hint="cs"/>
          <w:rtl/>
        </w:rPr>
        <w:t xml:space="preserve"> כך שלדוגמה אם מנת הפתיחה הידועה של קבבונים שתקעו בהם מקל קינמון עולה 50 שקלים לאדם, מנהל האירוע יוכל לקבוע שלאירוע </w:t>
      </w:r>
      <w:r w:rsidR="00B0619D">
        <w:rPr>
          <w:rFonts w:ascii="Arial" w:hAnsi="Arial" w:cs="Arial" w:hint="cs"/>
          <w:rtl/>
        </w:rPr>
        <w:t>מסוים</w:t>
      </w:r>
      <w:r w:rsidR="007A20C8">
        <w:rPr>
          <w:rFonts w:ascii="Arial" w:hAnsi="Arial" w:cs="Arial" w:hint="cs"/>
          <w:rtl/>
        </w:rPr>
        <w:t xml:space="preserve"> המחיר יהיה 49 שקלים בלבד. בסוף התהליך </w:t>
      </w:r>
      <w:r>
        <w:rPr>
          <w:rFonts w:ascii="Arial" w:hAnsi="Arial" w:cs="Arial" w:hint="cs"/>
          <w:rtl/>
        </w:rPr>
        <w:t>אחראי האירוע מעדכן בתיק את המנות</w:t>
      </w:r>
      <w:r w:rsidR="00CD557D">
        <w:rPr>
          <w:rFonts w:ascii="Arial" w:hAnsi="Arial" w:cs="Arial" w:hint="cs"/>
          <w:rtl/>
        </w:rPr>
        <w:t xml:space="preserve"> ומחשב את עלות </w:t>
      </w:r>
      <w:r w:rsidR="004A7623">
        <w:rPr>
          <w:rFonts w:ascii="Arial" w:hAnsi="Arial" w:cs="Arial" w:hint="cs"/>
          <w:rtl/>
        </w:rPr>
        <w:t xml:space="preserve">המנות </w:t>
      </w:r>
      <w:r w:rsidR="00CD557D">
        <w:rPr>
          <w:rFonts w:ascii="Arial" w:hAnsi="Arial" w:cs="Arial" w:hint="cs"/>
          <w:rtl/>
        </w:rPr>
        <w:t>הצפו</w:t>
      </w:r>
      <w:r w:rsidR="007A20C8">
        <w:rPr>
          <w:rFonts w:ascii="Arial" w:hAnsi="Arial" w:cs="Arial" w:hint="cs"/>
          <w:rtl/>
        </w:rPr>
        <w:t xml:space="preserve">יה (לפי מספר האורחים, </w:t>
      </w:r>
      <w:r>
        <w:rPr>
          <w:rFonts w:ascii="Arial" w:hAnsi="Arial" w:cs="Arial" w:hint="cs"/>
          <w:rtl/>
        </w:rPr>
        <w:t>המנות שנבחרו</w:t>
      </w:r>
      <w:r w:rsidR="007A20C8">
        <w:rPr>
          <w:rFonts w:ascii="Arial" w:hAnsi="Arial" w:cs="Arial" w:hint="cs"/>
          <w:rtl/>
        </w:rPr>
        <w:t xml:space="preserve"> ומחירן</w:t>
      </w:r>
      <w:r>
        <w:rPr>
          <w:rFonts w:ascii="Arial" w:hAnsi="Arial" w:cs="Arial" w:hint="cs"/>
          <w:rtl/>
        </w:rPr>
        <w:t>).</w:t>
      </w:r>
    </w:p>
    <w:p w:rsidR="00265CE5" w:rsidRDefault="00265CE5" w:rsidP="004A7623">
      <w:pPr>
        <w:bidi/>
        <w:spacing w:line="360" w:lineRule="auto"/>
        <w:jc w:val="both"/>
        <w:rPr>
          <w:rFonts w:ascii="Arial" w:hAnsi="Arial" w:cs="Arial"/>
          <w:rtl/>
        </w:rPr>
      </w:pPr>
      <w:r>
        <w:rPr>
          <w:rFonts w:ascii="Arial" w:hAnsi="Arial" w:cs="Arial" w:hint="cs"/>
          <w:rtl/>
        </w:rPr>
        <w:t xml:space="preserve">שבוע לפני האירוע מתקשר הלקוח ומודיע לאחראי האירוע מהו מספר האורחים העדכני שצפוי להגיע. אחראי האירוע מעדכן את התיק ומבצע חישוב נוסף של עלות </w:t>
      </w:r>
      <w:r w:rsidR="004A7623">
        <w:rPr>
          <w:rFonts w:ascii="Arial" w:hAnsi="Arial" w:cs="Arial" w:hint="cs"/>
          <w:rtl/>
        </w:rPr>
        <w:t>המנות</w:t>
      </w:r>
      <w:r>
        <w:rPr>
          <w:rFonts w:ascii="Arial" w:hAnsi="Arial" w:cs="Arial" w:hint="cs"/>
          <w:rtl/>
        </w:rPr>
        <w:t>. כמו כן מנהל האירוע יצוות עובדים (טבחים, מלצרים, ברמנים, מארחים) לאותו האירוע לפי גודלו.</w:t>
      </w:r>
      <w:r w:rsidR="005B20EE">
        <w:rPr>
          <w:rFonts w:ascii="Arial" w:hAnsi="Arial" w:cs="Arial" w:hint="cs"/>
          <w:rtl/>
        </w:rPr>
        <w:t xml:space="preserve"> עובד יכול למלא תפקיד שונה באירועים שונים אבל באירוע </w:t>
      </w:r>
      <w:r w:rsidR="00B0619D">
        <w:rPr>
          <w:rFonts w:ascii="Arial" w:hAnsi="Arial" w:cs="Arial" w:hint="cs"/>
          <w:rtl/>
        </w:rPr>
        <w:t>מסוים</w:t>
      </w:r>
      <w:r w:rsidR="005B20EE">
        <w:rPr>
          <w:rFonts w:ascii="Arial" w:hAnsi="Arial" w:cs="Arial" w:hint="cs"/>
          <w:rtl/>
        </w:rPr>
        <w:t xml:space="preserve"> יהיה לו תפקיד יחיד.</w:t>
      </w:r>
    </w:p>
    <w:p w:rsidR="00265CE5" w:rsidRDefault="00265CE5" w:rsidP="00265CE5">
      <w:pPr>
        <w:bidi/>
        <w:spacing w:line="360" w:lineRule="auto"/>
        <w:jc w:val="both"/>
        <w:rPr>
          <w:rFonts w:ascii="Arial" w:hAnsi="Arial" w:cs="Arial"/>
          <w:rtl/>
        </w:rPr>
      </w:pPr>
      <w:r>
        <w:rPr>
          <w:rFonts w:ascii="Arial" w:hAnsi="Arial" w:cs="Arial" w:hint="cs"/>
          <w:rtl/>
        </w:rPr>
        <w:t xml:space="preserve">עליך לבנות מערכת שתתמוך בתהליכים המתוארים. המערכת תשמור נתונים על העובדים באולם האירועים (ת.ז. שם פרטי ומשפחה, תאריך לידה, תאריך תחילת עבודה, תפקיד), על הלקוחות (ת.ז., שם, כתובת, טלפון, ארגון), על האירועים (מספר אירוע, סוג אירוע, מספר מוזמנים, תאריך, שעה, רשימות המנות...), על המנות (שם מנה, סוג </w:t>
      </w:r>
      <w:r>
        <w:rPr>
          <w:rFonts w:ascii="Arial" w:hAnsi="Arial" w:cs="Arial"/>
          <w:rtl/>
        </w:rPr>
        <w:t>–</w:t>
      </w:r>
      <w:r w:rsidR="00CD557D">
        <w:rPr>
          <w:rFonts w:ascii="Arial" w:hAnsi="Arial" w:cs="Arial" w:hint="cs"/>
          <w:rtl/>
        </w:rPr>
        <w:t xml:space="preserve"> ראשונה, </w:t>
      </w:r>
      <w:r w:rsidR="00B0619D">
        <w:rPr>
          <w:rFonts w:ascii="Arial" w:hAnsi="Arial" w:cs="Arial" w:hint="cs"/>
          <w:rtl/>
        </w:rPr>
        <w:t>עיקרית</w:t>
      </w:r>
      <w:r w:rsidR="00CD557D">
        <w:rPr>
          <w:rFonts w:ascii="Arial" w:hAnsi="Arial" w:cs="Arial" w:hint="cs"/>
          <w:rtl/>
        </w:rPr>
        <w:t xml:space="preserve">, קינוח, מחיר). </w:t>
      </w:r>
    </w:p>
    <w:p w:rsidR="00FD14BB" w:rsidRDefault="00265CE5" w:rsidP="005B20EE">
      <w:pPr>
        <w:bidi/>
        <w:spacing w:line="360" w:lineRule="auto"/>
        <w:jc w:val="both"/>
        <w:rPr>
          <w:rtl/>
          <w:lang w:val="en-US"/>
        </w:rPr>
      </w:pPr>
      <w:r>
        <w:rPr>
          <w:rFonts w:ascii="Arial" w:hAnsi="Arial" w:cs="Arial" w:hint="cs"/>
          <w:rtl/>
        </w:rPr>
        <w:t xml:space="preserve">שים/י לב, לקוח  מסוים יכול להזמין את האולם למספר אירועים שונים </w:t>
      </w:r>
      <w:r>
        <w:rPr>
          <w:rFonts w:ascii="Arial" w:hAnsi="Arial" w:cs="Arial"/>
          <w:rtl/>
        </w:rPr>
        <w:t>–</w:t>
      </w:r>
      <w:r>
        <w:rPr>
          <w:rFonts w:ascii="Arial" w:hAnsi="Arial" w:cs="Arial" w:hint="cs"/>
          <w:rtl/>
        </w:rPr>
        <w:t xml:space="preserve"> למשל זוג שמתחתן יכול להזמין את האולם לטקס החינה ולחתונה; חברה גדולה שמארגנת מסיבת סוף שנה למחלקות השונות שלה יכולה להזמין את האולם למספר ערבים </w:t>
      </w:r>
      <w:r>
        <w:rPr>
          <w:rFonts w:ascii="Arial" w:hAnsi="Arial" w:cs="Arial"/>
          <w:rtl/>
        </w:rPr>
        <w:t>–</w:t>
      </w:r>
      <w:r>
        <w:rPr>
          <w:rFonts w:ascii="Arial" w:hAnsi="Arial" w:cs="Arial" w:hint="cs"/>
          <w:rtl/>
        </w:rPr>
        <w:t xml:space="preserve"> בכל ערב עבור מחלקה שונה. </w:t>
      </w:r>
    </w:p>
    <w:p w:rsidR="00363AEA" w:rsidRPr="005B59C9" w:rsidRDefault="002F1511" w:rsidP="00054392">
      <w:pPr>
        <w:bidi/>
        <w:outlineLvl w:val="0"/>
        <w:rPr>
          <w:rFonts w:ascii="Arial" w:hAnsi="Arial" w:cs="Arial"/>
          <w:b/>
          <w:bCs/>
          <w:u w:val="single"/>
          <w:rtl/>
        </w:rPr>
      </w:pPr>
      <w:r>
        <w:rPr>
          <w:rtl/>
          <w:lang w:val="en-US"/>
        </w:rPr>
        <w:br w:type="page"/>
      </w:r>
      <w:r w:rsidR="00363AEA" w:rsidRPr="005B59C9">
        <w:rPr>
          <w:rFonts w:ascii="Arial" w:hAnsi="Arial" w:cs="Arial" w:hint="cs"/>
          <w:b/>
          <w:bCs/>
          <w:u w:val="single"/>
          <w:rtl/>
        </w:rPr>
        <w:lastRenderedPageBreak/>
        <w:t xml:space="preserve">חלק א' </w:t>
      </w:r>
      <w:r w:rsidR="00363AEA" w:rsidRPr="005B59C9">
        <w:rPr>
          <w:rFonts w:ascii="Arial" w:hAnsi="Arial" w:cs="Arial"/>
          <w:b/>
          <w:bCs/>
          <w:u w:val="single"/>
          <w:rtl/>
        </w:rPr>
        <w:t>–</w:t>
      </w:r>
      <w:r w:rsidR="00363AEA" w:rsidRPr="005B59C9">
        <w:rPr>
          <w:rFonts w:ascii="Arial" w:hAnsi="Arial" w:cs="Arial" w:hint="cs"/>
          <w:b/>
          <w:bCs/>
          <w:u w:val="single"/>
          <w:rtl/>
        </w:rPr>
        <w:t xml:space="preserve"> </w:t>
      </w:r>
      <w:r w:rsidR="00572659">
        <w:rPr>
          <w:rFonts w:ascii="Arial" w:hAnsi="Arial" w:cs="Arial" w:hint="cs"/>
          <w:b/>
          <w:bCs/>
          <w:u w:val="single"/>
          <w:rtl/>
        </w:rPr>
        <w:t>4</w:t>
      </w:r>
      <w:r w:rsidR="004E7AFD">
        <w:rPr>
          <w:rFonts w:ascii="Arial" w:hAnsi="Arial" w:cs="Arial" w:hint="cs"/>
          <w:b/>
          <w:bCs/>
          <w:u w:val="single"/>
          <w:rtl/>
        </w:rPr>
        <w:t>6</w:t>
      </w:r>
      <w:r w:rsidR="00363AEA" w:rsidRPr="005B59C9">
        <w:rPr>
          <w:rFonts w:ascii="Arial" w:hAnsi="Arial" w:cs="Arial" w:hint="cs"/>
          <w:b/>
          <w:bCs/>
          <w:u w:val="single"/>
          <w:rtl/>
        </w:rPr>
        <w:t xml:space="preserve"> נק'</w:t>
      </w:r>
    </w:p>
    <w:p w:rsidR="005D3792" w:rsidRDefault="004C4A1A" w:rsidP="002F4409">
      <w:pPr>
        <w:numPr>
          <w:ilvl w:val="0"/>
          <w:numId w:val="1"/>
        </w:numPr>
        <w:bidi/>
        <w:spacing w:before="120" w:after="120"/>
        <w:jc w:val="both"/>
        <w:rPr>
          <w:rFonts w:ascii="Arial" w:hAnsi="Arial" w:cs="Arial"/>
        </w:rPr>
      </w:pPr>
      <w:r>
        <w:rPr>
          <w:rFonts w:ascii="Arial" w:hAnsi="Arial" w:cs="Arial" w:hint="cs"/>
          <w:rtl/>
        </w:rPr>
        <w:t xml:space="preserve">יש ליצור תרשים </w:t>
      </w:r>
      <w:r>
        <w:rPr>
          <w:rFonts w:ascii="Arial" w:hAnsi="Arial" w:cs="Arial" w:hint="cs"/>
        </w:rPr>
        <w:t>VTOC</w:t>
      </w:r>
      <w:r>
        <w:rPr>
          <w:rFonts w:ascii="Arial" w:hAnsi="Arial" w:cs="Arial" w:hint="cs"/>
          <w:rtl/>
        </w:rPr>
        <w:t xml:space="preserve"> </w:t>
      </w:r>
      <w:r w:rsidR="00250590">
        <w:rPr>
          <w:rFonts w:ascii="Arial" w:hAnsi="Arial" w:cs="Arial" w:hint="cs"/>
          <w:rtl/>
        </w:rPr>
        <w:t xml:space="preserve">בן 3 רמות </w:t>
      </w:r>
      <w:r>
        <w:rPr>
          <w:rFonts w:ascii="Arial" w:hAnsi="Arial" w:cs="Arial" w:hint="cs"/>
          <w:rtl/>
        </w:rPr>
        <w:t>עבור תהליכי המערכת הנדרשת.</w:t>
      </w:r>
      <w:r w:rsidR="00250590">
        <w:rPr>
          <w:rFonts w:ascii="Arial" w:hAnsi="Arial" w:cs="Arial" w:hint="cs"/>
          <w:rtl/>
        </w:rPr>
        <w:t xml:space="preserve"> </w:t>
      </w:r>
      <w:r w:rsidRPr="00250590">
        <w:rPr>
          <w:rFonts w:ascii="Arial" w:hAnsi="Arial" w:cs="Arial" w:hint="cs"/>
          <w:rtl/>
        </w:rPr>
        <w:t xml:space="preserve">תאר מה הם היתרונות של תרשים </w:t>
      </w:r>
      <w:r w:rsidRPr="00250590">
        <w:rPr>
          <w:rFonts w:ascii="Arial" w:hAnsi="Arial" w:cs="Arial" w:hint="cs"/>
        </w:rPr>
        <w:t>VTOC</w:t>
      </w:r>
      <w:r w:rsidRPr="00250590">
        <w:rPr>
          <w:rFonts w:ascii="Arial" w:hAnsi="Arial" w:cs="Arial" w:hint="cs"/>
          <w:rtl/>
        </w:rPr>
        <w:t xml:space="preserve"> ומה הם חסרונותיו </w:t>
      </w:r>
      <w:r w:rsidR="00E40ADB" w:rsidRPr="00250590">
        <w:rPr>
          <w:rFonts w:ascii="Arial" w:hAnsi="Arial" w:cs="Arial" w:hint="cs"/>
          <w:rtl/>
        </w:rPr>
        <w:t>(</w:t>
      </w:r>
      <w:r w:rsidR="00CD557D">
        <w:rPr>
          <w:rFonts w:ascii="Arial" w:hAnsi="Arial" w:cs="Arial" w:hint="cs"/>
          <w:rtl/>
        </w:rPr>
        <w:t>6</w:t>
      </w:r>
      <w:r w:rsidR="00E40ADB" w:rsidRPr="00250590">
        <w:rPr>
          <w:rFonts w:ascii="Arial" w:hAnsi="Arial" w:cs="Arial" w:hint="cs"/>
          <w:rtl/>
        </w:rPr>
        <w:t xml:space="preserve"> נק</w:t>
      </w:r>
      <w:r w:rsidR="00392A81">
        <w:rPr>
          <w:rFonts w:ascii="Arial" w:hAnsi="Arial" w:cs="Arial" w:hint="cs"/>
          <w:rtl/>
        </w:rPr>
        <w:t>ודות</w:t>
      </w:r>
      <w:r w:rsidR="00E40ADB" w:rsidRPr="00250590">
        <w:rPr>
          <w:rFonts w:ascii="Arial" w:hAnsi="Arial" w:cs="Arial" w:hint="cs"/>
          <w:rtl/>
        </w:rPr>
        <w:t>)</w:t>
      </w:r>
      <w:r w:rsidR="00392A81">
        <w:rPr>
          <w:rFonts w:ascii="Arial" w:hAnsi="Arial" w:cs="Arial" w:hint="cs"/>
          <w:rtl/>
        </w:rPr>
        <w:t>.</w:t>
      </w:r>
    </w:p>
    <w:p w:rsidR="00483EB6" w:rsidRDefault="00483EB6" w:rsidP="00483EB6">
      <w:pPr>
        <w:bidi/>
        <w:spacing w:before="120" w:after="120"/>
        <w:jc w:val="both"/>
        <w:rPr>
          <w:rFonts w:ascii="Arial" w:hAnsi="Arial" w:cs="Arial"/>
          <w:rtl/>
        </w:rPr>
      </w:pPr>
      <w:r w:rsidRPr="00483EB6">
        <w:rPr>
          <w:noProof/>
          <w:lang w:val="en-US"/>
        </w:rPr>
        <w:drawing>
          <wp:inline distT="0" distB="0" distL="0" distR="0">
            <wp:extent cx="5274310" cy="1600418"/>
            <wp:effectExtent l="19050" t="0" r="254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274310" cy="1600418"/>
                    </a:xfrm>
                    <a:prstGeom prst="rect">
                      <a:avLst/>
                    </a:prstGeom>
                    <a:noFill/>
                    <a:ln w="9525">
                      <a:noFill/>
                      <a:miter lim="800000"/>
                      <a:headEnd/>
                      <a:tailEnd/>
                    </a:ln>
                  </pic:spPr>
                </pic:pic>
              </a:graphicData>
            </a:graphic>
          </wp:inline>
        </w:drawing>
      </w:r>
    </w:p>
    <w:p w:rsidR="00483EB6" w:rsidRDefault="00483EB6" w:rsidP="00483EB6">
      <w:pPr>
        <w:bidi/>
        <w:spacing w:before="120" w:after="120"/>
        <w:jc w:val="both"/>
        <w:rPr>
          <w:rFonts w:ascii="Arial" w:hAnsi="Arial" w:cs="Arial"/>
          <w:color w:val="FF0000"/>
          <w:rtl/>
        </w:rPr>
      </w:pPr>
      <w:r>
        <w:rPr>
          <w:rFonts w:ascii="Arial" w:hAnsi="Arial" w:cs="Arial" w:hint="cs"/>
          <w:color w:val="FF0000"/>
          <w:rtl/>
        </w:rPr>
        <w:t xml:space="preserve">היתרונות והחסרונות של </w:t>
      </w:r>
      <w:r>
        <w:rPr>
          <w:rFonts w:ascii="Arial" w:hAnsi="Arial" w:cs="Arial" w:hint="cs"/>
          <w:color w:val="FF0000"/>
        </w:rPr>
        <w:t>VTOC</w:t>
      </w:r>
      <w:r>
        <w:rPr>
          <w:rFonts w:ascii="Arial" w:hAnsi="Arial" w:cs="Arial" w:hint="cs"/>
          <w:color w:val="FF0000"/>
          <w:rtl/>
        </w:rPr>
        <w:t xml:space="preserve"> </w:t>
      </w:r>
      <w:r>
        <w:rPr>
          <w:rFonts w:ascii="Arial" w:hAnsi="Arial" w:cs="Arial"/>
          <w:color w:val="FF0000"/>
          <w:rtl/>
        </w:rPr>
        <w:t>–</w:t>
      </w:r>
      <w:r>
        <w:rPr>
          <w:rFonts w:ascii="Arial" w:hAnsi="Arial" w:cs="Arial" w:hint="cs"/>
          <w:color w:val="FF0000"/>
          <w:rtl/>
        </w:rPr>
        <w:t xml:space="preserve"> כפי שמופיעים במצגת השיעור הראשון:</w:t>
      </w:r>
    </w:p>
    <w:p w:rsidR="00F6037D" w:rsidRPr="00483EB6" w:rsidRDefault="00483EB6" w:rsidP="00483EB6">
      <w:pPr>
        <w:numPr>
          <w:ilvl w:val="1"/>
          <w:numId w:val="9"/>
        </w:numPr>
        <w:bidi/>
        <w:spacing w:before="120" w:after="120"/>
        <w:jc w:val="both"/>
        <w:rPr>
          <w:rFonts w:ascii="Arial" w:hAnsi="Arial" w:cs="Arial"/>
          <w:color w:val="FF0000"/>
          <w:lang w:val="en-US"/>
        </w:rPr>
      </w:pPr>
      <w:r w:rsidRPr="00483EB6">
        <w:rPr>
          <w:rFonts w:ascii="Arial" w:hAnsi="Arial" w:cs="Arial" w:hint="cs"/>
          <w:color w:val="FF0000"/>
          <w:rtl/>
        </w:rPr>
        <w:t xml:space="preserve">יתרונות: </w:t>
      </w:r>
      <w:r w:rsidR="00433509" w:rsidRPr="00483EB6">
        <w:rPr>
          <w:rFonts w:ascii="Arial" w:hAnsi="Arial"/>
          <w:color w:val="FF0000"/>
          <w:rtl/>
        </w:rPr>
        <w:t>פשוט להבנה</w:t>
      </w:r>
      <w:r w:rsidRPr="00483EB6">
        <w:rPr>
          <w:rFonts w:ascii="Arial" w:hAnsi="Arial" w:hint="cs"/>
          <w:color w:val="FF0000"/>
          <w:rtl/>
        </w:rPr>
        <w:t xml:space="preserve">, </w:t>
      </w:r>
      <w:r w:rsidR="00433509" w:rsidRPr="00483EB6">
        <w:rPr>
          <w:rFonts w:ascii="Arial" w:hAnsi="Arial" w:cs="Arial"/>
          <w:color w:val="FF0000"/>
          <w:rtl/>
        </w:rPr>
        <w:t>מציג אילו תהליכים עסקיים קיימים</w:t>
      </w:r>
      <w:r w:rsidRPr="00483EB6">
        <w:rPr>
          <w:rFonts w:ascii="Arial" w:hAnsi="Arial" w:cs="Arial" w:hint="cs"/>
          <w:color w:val="FF0000"/>
          <w:rtl/>
        </w:rPr>
        <w:t xml:space="preserve">, </w:t>
      </w:r>
      <w:r w:rsidR="00433509" w:rsidRPr="00483EB6">
        <w:rPr>
          <w:rFonts w:ascii="Arial" w:hAnsi="Arial" w:cs="Arial"/>
          <w:color w:val="FF0000"/>
          <w:rtl/>
        </w:rPr>
        <w:t>נותן מבט על</w:t>
      </w:r>
    </w:p>
    <w:p w:rsidR="00483EB6" w:rsidRPr="00483EB6" w:rsidRDefault="00483EB6" w:rsidP="00483EB6">
      <w:pPr>
        <w:numPr>
          <w:ilvl w:val="1"/>
          <w:numId w:val="9"/>
        </w:numPr>
        <w:bidi/>
        <w:spacing w:before="120" w:after="120"/>
        <w:jc w:val="both"/>
        <w:rPr>
          <w:rFonts w:ascii="Arial" w:hAnsi="Arial" w:cs="Arial"/>
          <w:color w:val="FF0000"/>
          <w:lang w:val="en-US"/>
        </w:rPr>
      </w:pPr>
      <w:r w:rsidRPr="00483EB6">
        <w:rPr>
          <w:rFonts w:ascii="Arial" w:hAnsi="Arial" w:cs="Arial" w:hint="cs"/>
          <w:color w:val="FF0000"/>
          <w:rtl/>
          <w:lang w:val="en-US"/>
        </w:rPr>
        <w:t xml:space="preserve">חסרונות: </w:t>
      </w:r>
      <w:r w:rsidR="00433509" w:rsidRPr="00483EB6">
        <w:rPr>
          <w:rFonts w:ascii="Arial" w:hAnsi="Arial"/>
          <w:color w:val="FF0000"/>
          <w:rtl/>
        </w:rPr>
        <w:t>לא מציג לוגיקה</w:t>
      </w:r>
      <w:r w:rsidRPr="00483EB6">
        <w:rPr>
          <w:rFonts w:ascii="Arial" w:hAnsi="Arial" w:hint="cs"/>
          <w:color w:val="FF0000"/>
          <w:rtl/>
        </w:rPr>
        <w:t xml:space="preserve">, </w:t>
      </w:r>
      <w:r w:rsidR="00433509" w:rsidRPr="00483EB6">
        <w:rPr>
          <w:rFonts w:ascii="Arial" w:hAnsi="Arial" w:cs="Arial"/>
          <w:color w:val="FF0000"/>
          <w:rtl/>
          <w:lang w:val="en-US"/>
        </w:rPr>
        <w:t>לא מציג קשר בין תהליכים</w:t>
      </w:r>
      <w:r w:rsidRPr="00483EB6">
        <w:rPr>
          <w:rFonts w:ascii="Arial" w:hAnsi="Arial" w:cs="Arial" w:hint="cs"/>
          <w:color w:val="FF0000"/>
          <w:rtl/>
          <w:lang w:val="en-US"/>
        </w:rPr>
        <w:t xml:space="preserve">, </w:t>
      </w:r>
      <w:r w:rsidR="00433509" w:rsidRPr="00483EB6">
        <w:rPr>
          <w:rFonts w:ascii="Arial" w:hAnsi="Arial" w:cs="Arial"/>
          <w:color w:val="FF0000"/>
          <w:rtl/>
          <w:lang w:val="en-US"/>
        </w:rPr>
        <w:t>לא מציג סדר כרונולוגי</w:t>
      </w:r>
      <w:r w:rsidRPr="00483EB6">
        <w:rPr>
          <w:rFonts w:ascii="Arial" w:hAnsi="Arial" w:cs="Arial" w:hint="cs"/>
          <w:color w:val="FF0000"/>
          <w:rtl/>
          <w:lang w:val="en-US"/>
        </w:rPr>
        <w:t xml:space="preserve">, </w:t>
      </w:r>
      <w:r w:rsidR="00433509" w:rsidRPr="00483EB6">
        <w:rPr>
          <w:rFonts w:ascii="Arial" w:hAnsi="Arial" w:cs="Arial"/>
          <w:color w:val="FF0000"/>
          <w:rtl/>
          <w:lang w:val="en-US"/>
        </w:rPr>
        <w:t>לא מציג מי אחראי על איזה תהליך</w:t>
      </w:r>
      <w:r w:rsidR="00433509" w:rsidRPr="00483EB6">
        <w:rPr>
          <w:rFonts w:ascii="Arial" w:hAnsi="Arial" w:cs="Arial"/>
          <w:color w:val="FF0000"/>
        </w:rPr>
        <w:t xml:space="preserve"> </w:t>
      </w:r>
    </w:p>
    <w:p w:rsidR="005D3792" w:rsidRDefault="00054392" w:rsidP="002F4409">
      <w:pPr>
        <w:numPr>
          <w:ilvl w:val="0"/>
          <w:numId w:val="1"/>
        </w:numPr>
        <w:bidi/>
        <w:spacing w:before="120" w:after="120"/>
        <w:jc w:val="both"/>
        <w:rPr>
          <w:rFonts w:ascii="Arial" w:hAnsi="Arial" w:cs="Arial"/>
        </w:rPr>
      </w:pPr>
      <w:r>
        <w:rPr>
          <w:rFonts w:ascii="Arial" w:hAnsi="Arial" w:cs="Arial" w:hint="cs"/>
          <w:rtl/>
        </w:rPr>
        <w:t xml:space="preserve">א. </w:t>
      </w:r>
      <w:r w:rsidR="00E40ADB">
        <w:rPr>
          <w:rFonts w:ascii="Arial" w:hAnsi="Arial" w:cs="Arial" w:hint="cs"/>
          <w:rtl/>
        </w:rPr>
        <w:t xml:space="preserve">צור תרשים </w:t>
      </w:r>
      <w:r w:rsidR="00CD557D">
        <w:rPr>
          <w:rFonts w:ascii="Arial" w:hAnsi="Arial" w:cs="Arial" w:hint="cs"/>
          <w:rtl/>
        </w:rPr>
        <w:t>תהליך</w:t>
      </w:r>
      <w:r w:rsidR="00E40ADB">
        <w:rPr>
          <w:rFonts w:ascii="Arial" w:hAnsi="Arial" w:cs="Arial"/>
        </w:rPr>
        <w:t xml:space="preserve"> </w:t>
      </w:r>
      <w:r w:rsidR="00BF65EB">
        <w:rPr>
          <w:rFonts w:ascii="Arial" w:hAnsi="Arial" w:cs="Arial"/>
          <w:lang w:val="en-US"/>
        </w:rPr>
        <w:t xml:space="preserve">BPMN </w:t>
      </w:r>
      <w:r w:rsidR="00E40ADB">
        <w:rPr>
          <w:rFonts w:ascii="Arial" w:hAnsi="Arial" w:cs="Arial" w:hint="cs"/>
          <w:rtl/>
        </w:rPr>
        <w:t xml:space="preserve">המתאר </w:t>
      </w:r>
      <w:r w:rsidR="00FF097B">
        <w:rPr>
          <w:rFonts w:ascii="Arial" w:hAnsi="Arial" w:cs="Arial" w:hint="cs"/>
          <w:rtl/>
        </w:rPr>
        <w:t xml:space="preserve">את </w:t>
      </w:r>
      <w:r w:rsidR="00CD557D">
        <w:rPr>
          <w:rFonts w:ascii="Arial" w:hAnsi="Arial" w:cs="Arial" w:hint="cs"/>
          <w:rtl/>
        </w:rPr>
        <w:t>הפגישה בה הלקוח מזמין א</w:t>
      </w:r>
      <w:r w:rsidR="0074138A">
        <w:rPr>
          <w:rFonts w:ascii="Arial" w:hAnsi="Arial" w:cs="Arial" w:hint="cs"/>
          <w:rtl/>
        </w:rPr>
        <w:t>י</w:t>
      </w:r>
      <w:r w:rsidR="00CD557D">
        <w:rPr>
          <w:rFonts w:ascii="Arial" w:hAnsi="Arial" w:cs="Arial" w:hint="cs"/>
          <w:rtl/>
        </w:rPr>
        <w:t xml:space="preserve">רוע. על התרשים להציג את בעלי התפקידים בתהליך </w:t>
      </w:r>
      <w:r w:rsidR="00FF097B">
        <w:rPr>
          <w:rFonts w:ascii="Arial" w:hAnsi="Arial" w:cs="Arial" w:hint="cs"/>
          <w:rtl/>
        </w:rPr>
        <w:t>(</w:t>
      </w:r>
      <w:r w:rsidR="00CD557D">
        <w:rPr>
          <w:rFonts w:ascii="Arial" w:hAnsi="Arial" w:cs="Arial" w:hint="cs"/>
          <w:rtl/>
        </w:rPr>
        <w:t>8</w:t>
      </w:r>
      <w:r w:rsidR="00FF097B">
        <w:rPr>
          <w:rFonts w:ascii="Arial" w:hAnsi="Arial" w:cs="Arial" w:hint="cs"/>
          <w:rtl/>
        </w:rPr>
        <w:t xml:space="preserve"> נקודות)</w:t>
      </w:r>
      <w:r w:rsidR="00392A81">
        <w:rPr>
          <w:rFonts w:ascii="Arial" w:hAnsi="Arial" w:cs="Arial" w:hint="cs"/>
          <w:rtl/>
        </w:rPr>
        <w:t>.</w:t>
      </w:r>
    </w:p>
    <w:p w:rsidR="00483EB6" w:rsidRDefault="002F36E3" w:rsidP="008D3E9B">
      <w:pPr>
        <w:bidi/>
        <w:spacing w:before="120" w:after="120"/>
        <w:jc w:val="center"/>
        <w:rPr>
          <w:rFonts w:ascii="Arial" w:hAnsi="Arial" w:cs="Arial"/>
          <w:rtl/>
        </w:rPr>
      </w:pPr>
      <w:r>
        <w:rPr>
          <w:rFonts w:ascii="Arial" w:hAnsi="Arial" w:cs="Arial"/>
          <w:noProof/>
          <w:rtl/>
          <w:lang w:val="en-US"/>
        </w:rPr>
        <w:drawing>
          <wp:inline distT="0" distB="0" distL="0" distR="0">
            <wp:extent cx="5274310" cy="2226624"/>
            <wp:effectExtent l="0" t="0" r="0" b="0"/>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PMN - הזמנת אירוע.png"/>
                    <pic:cNvPicPr/>
                  </pic:nvPicPr>
                  <pic:blipFill rotWithShape="1">
                    <a:blip r:embed="rId9">
                      <a:extLst>
                        <a:ext uri="{28A0092B-C50C-407E-A947-70E740481C1C}">
                          <a14:useLocalDpi xmlns:a14="http://schemas.microsoft.com/office/drawing/2010/main" val="0"/>
                        </a:ext>
                      </a:extLst>
                    </a:blip>
                    <a:srcRect b="18681"/>
                    <a:stretch/>
                  </pic:blipFill>
                  <pic:spPr bwMode="auto">
                    <a:xfrm>
                      <a:off x="0" y="0"/>
                      <a:ext cx="5274310" cy="2226624"/>
                    </a:xfrm>
                    <a:prstGeom prst="rect">
                      <a:avLst/>
                    </a:prstGeom>
                    <a:ln>
                      <a:noFill/>
                    </a:ln>
                    <a:extLst>
                      <a:ext uri="{53640926-AAD7-44D8-BBD7-CCE9431645EC}">
                        <a14:shadowObscured xmlns:a14="http://schemas.microsoft.com/office/drawing/2010/main"/>
                      </a:ext>
                    </a:extLst>
                  </pic:spPr>
                </pic:pic>
              </a:graphicData>
            </a:graphic>
          </wp:inline>
        </w:drawing>
      </w:r>
    </w:p>
    <w:p w:rsidR="00483EB6" w:rsidRPr="00483EB6" w:rsidRDefault="00483EB6" w:rsidP="00483EB6">
      <w:pPr>
        <w:bidi/>
        <w:spacing w:before="120" w:after="120"/>
        <w:jc w:val="both"/>
        <w:rPr>
          <w:rFonts w:ascii="Arial" w:hAnsi="Arial" w:cs="Arial"/>
          <w:color w:val="FF0000"/>
          <w:rtl/>
          <w:lang w:val="en-US"/>
        </w:rPr>
      </w:pPr>
      <w:r w:rsidRPr="00483EB6">
        <w:rPr>
          <w:rFonts w:ascii="Arial" w:hAnsi="Arial" w:cs="Arial" w:hint="cs"/>
          <w:color w:val="FF0000"/>
          <w:rtl/>
        </w:rPr>
        <w:t xml:space="preserve">הערות לפתרון: אין צורך למדל את הלקוח אך גם פתרון שמציג את הלקוח (כ </w:t>
      </w:r>
      <w:r w:rsidRPr="00483EB6">
        <w:rPr>
          <w:rFonts w:ascii="Arial" w:hAnsi="Arial" w:cs="Arial"/>
          <w:color w:val="FF0000"/>
          <w:rtl/>
        </w:rPr>
        <w:t>–</w:t>
      </w:r>
      <w:r w:rsidRPr="00483EB6">
        <w:rPr>
          <w:rFonts w:ascii="Arial" w:hAnsi="Arial" w:cs="Arial" w:hint="cs"/>
          <w:color w:val="FF0000"/>
          <w:rtl/>
        </w:rPr>
        <w:t xml:space="preserve"> </w:t>
      </w:r>
      <w:r w:rsidRPr="00483EB6">
        <w:rPr>
          <w:rFonts w:ascii="Arial" w:hAnsi="Arial" w:cs="Arial"/>
          <w:color w:val="FF0000"/>
          <w:lang w:val="en-US"/>
        </w:rPr>
        <w:t>pool</w:t>
      </w:r>
      <w:r w:rsidRPr="00483EB6">
        <w:rPr>
          <w:rFonts w:ascii="Arial" w:hAnsi="Arial" w:cs="Arial" w:hint="cs"/>
          <w:color w:val="FF0000"/>
          <w:rtl/>
          <w:lang w:val="en-US"/>
        </w:rPr>
        <w:t xml:space="preserve"> נפרד) יתקבל</w:t>
      </w:r>
      <w:r w:rsidR="00415AB7">
        <w:rPr>
          <w:rFonts w:ascii="Arial" w:hAnsi="Arial" w:cs="Arial" w:hint="cs"/>
          <w:color w:val="FF0000"/>
          <w:rtl/>
          <w:lang w:val="en-US"/>
        </w:rPr>
        <w:t>.</w:t>
      </w:r>
    </w:p>
    <w:p w:rsidR="00054392" w:rsidRDefault="00054392" w:rsidP="00054392">
      <w:pPr>
        <w:pStyle w:val="ListParagraph"/>
        <w:numPr>
          <w:ilvl w:val="0"/>
          <w:numId w:val="6"/>
        </w:numPr>
        <w:bidi/>
        <w:spacing w:before="120" w:after="120"/>
        <w:jc w:val="both"/>
        <w:rPr>
          <w:rFonts w:ascii="Arial" w:hAnsi="Arial"/>
        </w:rPr>
      </w:pPr>
      <w:r>
        <w:rPr>
          <w:rFonts w:ascii="Arial" w:hAnsi="Arial" w:hint="cs"/>
          <w:rtl/>
        </w:rPr>
        <w:t xml:space="preserve">מה היתרון בשימוש בשפה כמו </w:t>
      </w:r>
      <w:r>
        <w:rPr>
          <w:rFonts w:ascii="Arial" w:hAnsi="Arial" w:hint="cs"/>
        </w:rPr>
        <w:t>BPMN</w:t>
      </w:r>
      <w:r>
        <w:rPr>
          <w:rFonts w:ascii="Arial" w:hAnsi="Arial" w:hint="cs"/>
          <w:rtl/>
        </w:rPr>
        <w:t xml:space="preserve"> לצורך תיאור תהליכים ארגוניים על פני תרשימים אחרים לתיעוד תהליכים</w:t>
      </w:r>
      <w:r w:rsidR="00BF65EB">
        <w:rPr>
          <w:rFonts w:ascii="Arial" w:hAnsi="Arial" w:hint="cs"/>
          <w:rtl/>
        </w:rPr>
        <w:t>?</w:t>
      </w:r>
      <w:r>
        <w:rPr>
          <w:rFonts w:ascii="Arial" w:hAnsi="Arial" w:hint="cs"/>
          <w:rtl/>
        </w:rPr>
        <w:t xml:space="preserve"> (6 נקודות)</w:t>
      </w:r>
    </w:p>
    <w:p w:rsidR="00483EB6" w:rsidRDefault="00483EB6" w:rsidP="00483EB6">
      <w:pPr>
        <w:bidi/>
        <w:spacing w:before="120" w:after="120"/>
        <w:ind w:left="502"/>
        <w:jc w:val="both"/>
        <w:rPr>
          <w:rFonts w:ascii="Arial" w:hAnsi="Arial"/>
          <w:color w:val="FF0000"/>
          <w:rtl/>
        </w:rPr>
      </w:pPr>
      <w:r>
        <w:rPr>
          <w:rFonts w:ascii="Arial" w:hAnsi="Arial" w:hint="cs"/>
          <w:color w:val="FF0000"/>
        </w:rPr>
        <w:t>BPMN</w:t>
      </w:r>
      <w:r>
        <w:rPr>
          <w:rFonts w:ascii="Arial" w:hAnsi="Arial" w:hint="cs"/>
          <w:color w:val="FF0000"/>
          <w:rtl/>
        </w:rPr>
        <w:t xml:space="preserve"> מאפשרת לתאר את המשתתפים השונים בתהליך ומי עושה מה, היא מאפשרת לתאר תנאים לוגיים (ולוגיקות) </w:t>
      </w:r>
      <w:r>
        <w:rPr>
          <w:rFonts w:ascii="Arial" w:hAnsi="Arial"/>
          <w:color w:val="FF0000"/>
          <w:rtl/>
        </w:rPr>
        <w:t>–</w:t>
      </w:r>
      <w:r>
        <w:rPr>
          <w:rFonts w:ascii="Arial" w:hAnsi="Arial" w:hint="cs"/>
          <w:color w:val="FF0000"/>
          <w:rtl/>
        </w:rPr>
        <w:t xml:space="preserve"> </w:t>
      </w:r>
      <w:r>
        <w:rPr>
          <w:rFonts w:ascii="Arial" w:hAnsi="Arial" w:hint="cs"/>
          <w:color w:val="FF0000"/>
        </w:rPr>
        <w:t>XOR</w:t>
      </w:r>
      <w:r>
        <w:rPr>
          <w:rFonts w:ascii="Arial" w:hAnsi="Arial" w:hint="cs"/>
          <w:color w:val="FF0000"/>
          <w:rtl/>
        </w:rPr>
        <w:t xml:space="preserve">, ביצוע פעולות במקביל ולולאות, היא מאפשרת להגדיר תהליכים ברזולוציות שונות, מאפשרת להגדיר קשרים בין ארגונים שונים ומאפשרת להגדיר </w:t>
      </w:r>
      <w:r w:rsidR="00D567FD">
        <w:rPr>
          <w:rFonts w:ascii="Arial" w:hAnsi="Arial" w:hint="cs"/>
          <w:color w:val="FF0000"/>
          <w:rtl/>
        </w:rPr>
        <w:t xml:space="preserve">ישויות </w:t>
      </w:r>
      <w:r>
        <w:rPr>
          <w:rFonts w:ascii="Arial" w:hAnsi="Arial" w:hint="cs"/>
          <w:color w:val="FF0000"/>
          <w:rtl/>
        </w:rPr>
        <w:t>נתונים</w:t>
      </w:r>
      <w:r w:rsidR="00D567FD">
        <w:rPr>
          <w:rFonts w:ascii="Arial" w:hAnsi="Arial" w:hint="cs"/>
          <w:color w:val="FF0000"/>
          <w:rtl/>
        </w:rPr>
        <w:t xml:space="preserve"> (</w:t>
      </w:r>
      <w:r w:rsidR="00D567FD">
        <w:rPr>
          <w:rFonts w:ascii="Arial" w:hAnsi="Arial"/>
          <w:color w:val="FF0000"/>
          <w:lang w:val="en-US"/>
        </w:rPr>
        <w:t>data objects</w:t>
      </w:r>
      <w:r w:rsidR="00D567FD">
        <w:rPr>
          <w:rFonts w:ascii="Arial" w:hAnsi="Arial" w:hint="cs"/>
          <w:color w:val="FF0000"/>
          <w:rtl/>
          <w:lang w:val="en-US"/>
        </w:rPr>
        <w:t>)</w:t>
      </w:r>
      <w:r>
        <w:rPr>
          <w:rFonts w:ascii="Arial" w:hAnsi="Arial" w:hint="cs"/>
          <w:color w:val="FF0000"/>
          <w:rtl/>
        </w:rPr>
        <w:t xml:space="preserve"> המהווים קלט ופלט לפעילויות בתהליך.</w:t>
      </w:r>
    </w:p>
    <w:p w:rsidR="00D567FD" w:rsidRDefault="00D567FD" w:rsidP="00D567FD">
      <w:pPr>
        <w:bidi/>
        <w:spacing w:before="120" w:after="120"/>
        <w:ind w:left="502"/>
        <w:jc w:val="both"/>
        <w:rPr>
          <w:rFonts w:ascii="Arial" w:hAnsi="Arial"/>
          <w:color w:val="FF0000"/>
          <w:rtl/>
        </w:rPr>
      </w:pPr>
      <w:r>
        <w:rPr>
          <w:rFonts w:ascii="Arial" w:hAnsi="Arial" w:hint="cs"/>
          <w:color w:val="FF0000"/>
          <w:rtl/>
        </w:rPr>
        <w:t>בנוסף, מדובר בשפה המהווה סטנדרט בשוק ולכן היא מהווה בסיס טוב לתקשורת בין ארגונים ובין בעלי עניין שונים</w:t>
      </w:r>
    </w:p>
    <w:p w:rsidR="00195560" w:rsidRDefault="00195560" w:rsidP="002F4409">
      <w:pPr>
        <w:numPr>
          <w:ilvl w:val="0"/>
          <w:numId w:val="1"/>
        </w:numPr>
        <w:bidi/>
        <w:spacing w:before="120" w:after="120"/>
        <w:jc w:val="both"/>
        <w:rPr>
          <w:rFonts w:ascii="Arial" w:hAnsi="Arial" w:cs="Arial"/>
        </w:rPr>
      </w:pPr>
      <w:r>
        <w:rPr>
          <w:rFonts w:ascii="Arial" w:hAnsi="Arial" w:cs="Arial" w:hint="cs"/>
          <w:rtl/>
        </w:rPr>
        <w:lastRenderedPageBreak/>
        <w:t>א. אילו בעיות עסקיות / צרכים עסקיים הביאו לדעתך את "גני תכלת" להקים מערכת מידע?</w:t>
      </w:r>
      <w:r w:rsidR="00142FE6">
        <w:rPr>
          <w:rFonts w:ascii="Arial" w:hAnsi="Arial" w:cs="Arial" w:hint="cs"/>
          <w:rtl/>
        </w:rPr>
        <w:t xml:space="preserve"> יש לתאר כל בעיה/צורך ב- 1-2 משפטים</w:t>
      </w:r>
      <w:r>
        <w:rPr>
          <w:rFonts w:ascii="Arial" w:hAnsi="Arial" w:cs="Arial" w:hint="cs"/>
          <w:rtl/>
        </w:rPr>
        <w:t xml:space="preserve"> (</w:t>
      </w:r>
      <w:r w:rsidR="00DA3697">
        <w:rPr>
          <w:rFonts w:ascii="Arial" w:hAnsi="Arial" w:cs="Arial" w:hint="cs"/>
          <w:rtl/>
        </w:rPr>
        <w:t>2</w:t>
      </w:r>
      <w:r>
        <w:rPr>
          <w:rFonts w:ascii="Arial" w:hAnsi="Arial" w:cs="Arial" w:hint="cs"/>
          <w:rtl/>
        </w:rPr>
        <w:t xml:space="preserve"> נקודות)</w:t>
      </w:r>
    </w:p>
    <w:p w:rsidR="00730AFA" w:rsidRPr="00730AFA" w:rsidRDefault="00730AFA" w:rsidP="00730AFA">
      <w:pPr>
        <w:pStyle w:val="ListParagraph"/>
        <w:numPr>
          <w:ilvl w:val="0"/>
          <w:numId w:val="11"/>
        </w:numPr>
        <w:bidi/>
        <w:spacing w:before="120" w:after="120"/>
        <w:jc w:val="both"/>
        <w:rPr>
          <w:rFonts w:ascii="Arial" w:hAnsi="Arial"/>
          <w:color w:val="FF0000"/>
          <w:rtl/>
        </w:rPr>
      </w:pPr>
      <w:r w:rsidRPr="00730AFA">
        <w:rPr>
          <w:rFonts w:ascii="Arial" w:hAnsi="Arial" w:hint="cs"/>
          <w:color w:val="FF0000"/>
          <w:rtl/>
        </w:rPr>
        <w:t xml:space="preserve">טעויות בהזמנות </w:t>
      </w:r>
      <w:r w:rsidRPr="00730AFA">
        <w:rPr>
          <w:rFonts w:ascii="Arial" w:hAnsi="Arial"/>
          <w:color w:val="FF0000"/>
          <w:rtl/>
        </w:rPr>
        <w:t>–</w:t>
      </w:r>
      <w:r w:rsidRPr="00730AFA">
        <w:rPr>
          <w:rFonts w:ascii="Arial" w:hAnsi="Arial" w:hint="cs"/>
          <w:color w:val="FF0000"/>
          <w:rtl/>
        </w:rPr>
        <w:t xml:space="preserve"> למשל קביעת שני אירועים באותו ערב מה שהוביל לתביעה נגד "גני תכלת ולפגיעה במוניטין שלה</w:t>
      </w:r>
      <w:r>
        <w:rPr>
          <w:rFonts w:ascii="Arial" w:hAnsi="Arial" w:hint="cs"/>
          <w:color w:val="FF0000"/>
          <w:rtl/>
        </w:rPr>
        <w:t xml:space="preserve"> </w:t>
      </w:r>
      <w:r>
        <w:rPr>
          <w:rFonts w:ascii="Arial" w:hAnsi="Arial"/>
          <w:color w:val="FF0000"/>
          <w:rtl/>
        </w:rPr>
        <w:t>–</w:t>
      </w:r>
      <w:r>
        <w:rPr>
          <w:rFonts w:ascii="Arial" w:hAnsi="Arial" w:hint="cs"/>
          <w:color w:val="FF0000"/>
          <w:rtl/>
        </w:rPr>
        <w:t xml:space="preserve"> שהובילה להפסד של כ </w:t>
      </w:r>
      <w:r>
        <w:rPr>
          <w:rFonts w:ascii="Arial" w:hAnsi="Arial"/>
          <w:color w:val="FF0000"/>
          <w:rtl/>
        </w:rPr>
        <w:t>–</w:t>
      </w:r>
      <w:r>
        <w:rPr>
          <w:rFonts w:ascii="Arial" w:hAnsi="Arial" w:hint="cs"/>
          <w:color w:val="FF0000"/>
          <w:rtl/>
        </w:rPr>
        <w:t xml:space="preserve"> 10 הזמנות בשנה להערכת המנהלים.</w:t>
      </w:r>
    </w:p>
    <w:p w:rsidR="00730AFA" w:rsidRPr="00730AFA" w:rsidRDefault="00730AFA" w:rsidP="00730AFA">
      <w:pPr>
        <w:pStyle w:val="ListParagraph"/>
        <w:numPr>
          <w:ilvl w:val="0"/>
          <w:numId w:val="11"/>
        </w:numPr>
        <w:bidi/>
        <w:spacing w:before="120" w:after="120"/>
        <w:jc w:val="both"/>
        <w:rPr>
          <w:rFonts w:ascii="Arial" w:hAnsi="Arial"/>
          <w:color w:val="FF0000"/>
          <w:rtl/>
        </w:rPr>
      </w:pPr>
      <w:r w:rsidRPr="00730AFA">
        <w:rPr>
          <w:rFonts w:ascii="Arial" w:hAnsi="Arial" w:hint="cs"/>
          <w:color w:val="FF0000"/>
          <w:rtl/>
        </w:rPr>
        <w:t xml:space="preserve">הקצאה שגויה של עובדים לאירועים </w:t>
      </w:r>
      <w:r w:rsidRPr="00730AFA">
        <w:rPr>
          <w:rFonts w:ascii="Arial" w:hAnsi="Arial"/>
          <w:color w:val="FF0000"/>
          <w:rtl/>
        </w:rPr>
        <w:t>–</w:t>
      </w:r>
      <w:r w:rsidRPr="00730AFA">
        <w:rPr>
          <w:rFonts w:ascii="Arial" w:hAnsi="Arial" w:hint="cs"/>
          <w:color w:val="FF0000"/>
          <w:rtl/>
        </w:rPr>
        <w:t xml:space="preserve"> המובילה לכך שעובדים לא נכחו באירועים כפי שנדרש היה. בהרבה אירועים לא היו מספיק עובדים וחמור מכך לא הופיע אחראי אירוע מה שגרם לפגיעה בקיומו התקין של האירוע והוביל שוב לפגיעה במוניטין החברה </w:t>
      </w:r>
    </w:p>
    <w:p w:rsidR="00DA3697" w:rsidRDefault="00195560" w:rsidP="00054392">
      <w:pPr>
        <w:pStyle w:val="ListParagraph"/>
        <w:numPr>
          <w:ilvl w:val="0"/>
          <w:numId w:val="8"/>
        </w:numPr>
        <w:bidi/>
        <w:spacing w:before="120" w:after="120"/>
        <w:jc w:val="both"/>
        <w:rPr>
          <w:rFonts w:ascii="Arial" w:hAnsi="Arial"/>
        </w:rPr>
      </w:pPr>
      <w:r w:rsidRPr="00195560">
        <w:rPr>
          <w:rFonts w:ascii="Arial" w:hAnsi="Arial" w:hint="cs"/>
          <w:rtl/>
        </w:rPr>
        <w:t xml:space="preserve">כיצד יוכלו מנהלי "גני תכלת" לדעת שההשקעה במערכת המידע השתלמה? </w:t>
      </w:r>
      <w:r>
        <w:rPr>
          <w:rFonts w:ascii="Arial" w:hAnsi="Arial" w:hint="cs"/>
          <w:rtl/>
        </w:rPr>
        <w:t>פרט</w:t>
      </w:r>
      <w:r w:rsidR="001C4A24">
        <w:rPr>
          <w:rFonts w:ascii="Arial" w:hAnsi="Arial" w:hint="cs"/>
          <w:rtl/>
        </w:rPr>
        <w:t>/י</w:t>
      </w:r>
      <w:r>
        <w:rPr>
          <w:rFonts w:ascii="Arial" w:hAnsi="Arial" w:hint="cs"/>
          <w:rtl/>
        </w:rPr>
        <w:t xml:space="preserve"> כיצד יש להעריך</w:t>
      </w:r>
      <w:r w:rsidR="00C01525">
        <w:rPr>
          <w:rFonts w:ascii="Arial" w:hAnsi="Arial" w:hint="cs"/>
          <w:rtl/>
        </w:rPr>
        <w:t xml:space="preserve"> ולמדוד</w:t>
      </w:r>
      <w:r>
        <w:rPr>
          <w:rFonts w:ascii="Arial" w:hAnsi="Arial" w:hint="cs"/>
          <w:rtl/>
        </w:rPr>
        <w:t xml:space="preserve"> את ההשקעה</w:t>
      </w:r>
      <w:r w:rsidR="00B71662">
        <w:rPr>
          <w:rFonts w:ascii="Arial" w:hAnsi="Arial" w:hint="cs"/>
          <w:rtl/>
        </w:rPr>
        <w:t xml:space="preserve"> במערכת המידע</w:t>
      </w:r>
      <w:r>
        <w:rPr>
          <w:rFonts w:ascii="Arial" w:hAnsi="Arial" w:hint="cs"/>
          <w:rtl/>
        </w:rPr>
        <w:t xml:space="preserve"> ואת החזר ההשק</w:t>
      </w:r>
      <w:r w:rsidR="00DA3697">
        <w:rPr>
          <w:rFonts w:ascii="Arial" w:hAnsi="Arial" w:hint="cs"/>
          <w:rtl/>
        </w:rPr>
        <w:t>ע</w:t>
      </w:r>
      <w:r>
        <w:rPr>
          <w:rFonts w:ascii="Arial" w:hAnsi="Arial" w:hint="cs"/>
          <w:rtl/>
        </w:rPr>
        <w:t>ה (</w:t>
      </w:r>
      <w:r w:rsidR="00054392">
        <w:rPr>
          <w:rFonts w:ascii="Arial" w:hAnsi="Arial" w:hint="cs"/>
          <w:rtl/>
        </w:rPr>
        <w:t>6</w:t>
      </w:r>
      <w:r>
        <w:rPr>
          <w:rFonts w:ascii="Arial" w:hAnsi="Arial" w:hint="cs"/>
          <w:rtl/>
        </w:rPr>
        <w:t xml:space="preserve"> נקודות)</w:t>
      </w:r>
    </w:p>
    <w:p w:rsidR="00730AFA" w:rsidRPr="00730AFA" w:rsidRDefault="00730AFA" w:rsidP="00730AFA">
      <w:pPr>
        <w:pStyle w:val="ListParagraph"/>
        <w:bidi/>
        <w:spacing w:before="120" w:after="120"/>
        <w:ind w:left="862"/>
        <w:jc w:val="both"/>
        <w:rPr>
          <w:rFonts w:ascii="Arial" w:hAnsi="Arial"/>
          <w:b/>
          <w:bCs/>
          <w:color w:val="FF0000"/>
          <w:rtl/>
        </w:rPr>
      </w:pPr>
      <w:r w:rsidRPr="00730AFA">
        <w:rPr>
          <w:rFonts w:ascii="Arial" w:hAnsi="Arial" w:hint="cs"/>
          <w:b/>
          <w:bCs/>
          <w:color w:val="FF0000"/>
          <w:rtl/>
        </w:rPr>
        <w:t xml:space="preserve">הערה: אין צורך לבצע חישובי </w:t>
      </w:r>
      <w:r w:rsidRPr="00730AFA">
        <w:rPr>
          <w:rFonts w:ascii="Arial" w:hAnsi="Arial" w:hint="cs"/>
          <w:b/>
          <w:bCs/>
          <w:color w:val="FF0000"/>
        </w:rPr>
        <w:t>ROI</w:t>
      </w:r>
      <w:r w:rsidRPr="00730AFA">
        <w:rPr>
          <w:rFonts w:ascii="Arial" w:hAnsi="Arial" w:hint="cs"/>
          <w:b/>
          <w:bCs/>
          <w:color w:val="FF0000"/>
          <w:rtl/>
        </w:rPr>
        <w:t xml:space="preserve"> אלא רק להסביר מילולית איך אפשר לדעת אם מערכת מחזירה את ההשקעה בה.</w:t>
      </w:r>
    </w:p>
    <w:p w:rsidR="00112CAD" w:rsidRDefault="00112CAD" w:rsidP="00112CAD">
      <w:pPr>
        <w:pStyle w:val="ListParagraph"/>
        <w:bidi/>
        <w:spacing w:before="120" w:after="120"/>
        <w:ind w:left="862"/>
        <w:jc w:val="both"/>
        <w:rPr>
          <w:rFonts w:ascii="Arial" w:hAnsi="Arial"/>
          <w:color w:val="FF0000"/>
          <w:rtl/>
        </w:rPr>
      </w:pPr>
      <w:r>
        <w:rPr>
          <w:rFonts w:ascii="Arial" w:hAnsi="Arial" w:hint="cs"/>
          <w:color w:val="FF0000"/>
          <w:rtl/>
        </w:rPr>
        <w:t xml:space="preserve">ראשית </w:t>
      </w:r>
      <w:r w:rsidR="00730AFA">
        <w:rPr>
          <w:rFonts w:ascii="Arial" w:hAnsi="Arial" w:hint="cs"/>
          <w:color w:val="FF0000"/>
          <w:rtl/>
        </w:rPr>
        <w:t>יש לחשב את עלות פיתוח</w:t>
      </w:r>
      <w:r>
        <w:rPr>
          <w:rFonts w:ascii="Arial" w:hAnsi="Arial" w:hint="cs"/>
          <w:color w:val="FF0000"/>
          <w:rtl/>
        </w:rPr>
        <w:t xml:space="preserve"> (או רכישת)</w:t>
      </w:r>
      <w:r w:rsidR="00730AFA">
        <w:rPr>
          <w:rFonts w:ascii="Arial" w:hAnsi="Arial" w:hint="cs"/>
          <w:color w:val="FF0000"/>
          <w:rtl/>
        </w:rPr>
        <w:t xml:space="preserve"> המערכת - </w:t>
      </w:r>
      <w:r>
        <w:rPr>
          <w:rFonts w:ascii="Arial" w:hAnsi="Arial" w:hint="cs"/>
          <w:color w:val="FF0000"/>
          <w:rtl/>
        </w:rPr>
        <w:t xml:space="preserve"> יש לקחת בחשבון את עלויות הקמת המערכת וכן את עלויות התחזוקה השנתיות על פני מספר השנים שהמערכת צפויה להיות בשימוש. יש להוון את העלויות העתידיות לסכומים בערך נוכחי (</w:t>
      </w:r>
      <w:r>
        <w:rPr>
          <w:rFonts w:ascii="Arial" w:hAnsi="Arial" w:hint="cs"/>
          <w:color w:val="FF0000"/>
        </w:rPr>
        <w:t>PV</w:t>
      </w:r>
      <w:r>
        <w:rPr>
          <w:rFonts w:ascii="Arial" w:hAnsi="Arial" w:hint="cs"/>
          <w:color w:val="FF0000"/>
          <w:rtl/>
        </w:rPr>
        <w:t>)</w:t>
      </w:r>
    </w:p>
    <w:p w:rsidR="00112CAD" w:rsidRDefault="00112CAD" w:rsidP="00E1775A">
      <w:pPr>
        <w:pStyle w:val="ListParagraph"/>
        <w:bidi/>
        <w:spacing w:before="120" w:after="120"/>
        <w:ind w:left="862"/>
        <w:jc w:val="both"/>
        <w:rPr>
          <w:rFonts w:ascii="Arial" w:hAnsi="Arial"/>
          <w:color w:val="FF0000"/>
          <w:rtl/>
        </w:rPr>
      </w:pPr>
      <w:r>
        <w:rPr>
          <w:rFonts w:ascii="Arial" w:hAnsi="Arial" w:hint="cs"/>
          <w:color w:val="FF0000"/>
          <w:rtl/>
        </w:rPr>
        <w:t xml:space="preserve">שנית יש לחשב את סך התועלות הנובעות מהטמעת המערכת </w:t>
      </w:r>
      <w:r>
        <w:rPr>
          <w:rFonts w:ascii="Arial" w:hAnsi="Arial"/>
          <w:color w:val="FF0000"/>
          <w:rtl/>
        </w:rPr>
        <w:t>–</w:t>
      </w:r>
      <w:r>
        <w:rPr>
          <w:rFonts w:ascii="Arial" w:hAnsi="Arial" w:hint="cs"/>
          <w:color w:val="FF0000"/>
          <w:rtl/>
        </w:rPr>
        <w:t xml:space="preserve"> תועלות יכולות לכלול </w:t>
      </w:r>
      <w:r>
        <w:rPr>
          <w:rFonts w:ascii="Arial" w:hAnsi="Arial"/>
          <w:color w:val="FF0000"/>
          <w:rtl/>
        </w:rPr>
        <w:t>–</w:t>
      </w:r>
      <w:r>
        <w:rPr>
          <w:rFonts w:ascii="Arial" w:hAnsi="Arial" w:hint="cs"/>
          <w:color w:val="FF0000"/>
          <w:rtl/>
        </w:rPr>
        <w:t xml:space="preserve"> חסכון בזמני תהליכים המובילים לחיסכון בכוח אדם (למשל עקב עבודה מסודרת יותר) או </w:t>
      </w:r>
      <w:r w:rsidR="00E1775A">
        <w:rPr>
          <w:rFonts w:ascii="Arial" w:hAnsi="Arial" w:hint="cs"/>
          <w:color w:val="FF0000"/>
          <w:rtl/>
        </w:rPr>
        <w:t>צמצום</w:t>
      </w:r>
      <w:r>
        <w:rPr>
          <w:rFonts w:ascii="Arial" w:hAnsi="Arial" w:hint="cs"/>
          <w:color w:val="FF0000"/>
          <w:rtl/>
        </w:rPr>
        <w:t xml:space="preserve"> בהפסדים (למשל אלה שתוארו בסעיף א)</w:t>
      </w:r>
    </w:p>
    <w:p w:rsidR="00730AFA" w:rsidRPr="00E1775A" w:rsidRDefault="00E1775A" w:rsidP="00E1775A">
      <w:pPr>
        <w:pStyle w:val="ListParagraph"/>
        <w:bidi/>
        <w:spacing w:before="120" w:after="120"/>
        <w:ind w:left="862"/>
        <w:jc w:val="both"/>
        <w:rPr>
          <w:rFonts w:ascii="Arial" w:hAnsi="Arial"/>
          <w:color w:val="FF0000"/>
          <w:rtl/>
        </w:rPr>
      </w:pPr>
      <w:r>
        <w:rPr>
          <w:rFonts w:ascii="Arial" w:hAnsi="Arial" w:hint="cs"/>
          <w:color w:val="FF0000"/>
          <w:rtl/>
        </w:rPr>
        <w:t xml:space="preserve">אם סך התועלות עולה על סך העלויות </w:t>
      </w:r>
      <w:r>
        <w:rPr>
          <w:rFonts w:ascii="Arial" w:hAnsi="Arial"/>
          <w:color w:val="FF0000"/>
          <w:rtl/>
        </w:rPr>
        <w:t>–</w:t>
      </w:r>
      <w:r>
        <w:rPr>
          <w:rFonts w:ascii="Arial" w:hAnsi="Arial" w:hint="cs"/>
          <w:color w:val="FF0000"/>
          <w:rtl/>
        </w:rPr>
        <w:t xml:space="preserve"> כדאי להשקיע במערכת.</w:t>
      </w:r>
    </w:p>
    <w:p w:rsidR="003C7A8C" w:rsidRPr="0003211B" w:rsidRDefault="003C7A8C" w:rsidP="002F4409">
      <w:pPr>
        <w:numPr>
          <w:ilvl w:val="0"/>
          <w:numId w:val="1"/>
        </w:numPr>
        <w:bidi/>
        <w:spacing w:before="120" w:after="120"/>
        <w:jc w:val="both"/>
        <w:rPr>
          <w:rFonts w:ascii="Arial" w:hAnsi="Arial" w:cs="Arial"/>
        </w:rPr>
      </w:pPr>
      <w:r>
        <w:rPr>
          <w:rFonts w:ascii="Arial" w:hAnsi="Arial" w:cs="Arial" w:hint="cs"/>
          <w:rtl/>
        </w:rPr>
        <w:t>הספק הנבחר לביצוע הפרויקט מציע ל</w:t>
      </w:r>
      <w:r w:rsidR="00142FE6">
        <w:rPr>
          <w:rFonts w:ascii="Arial" w:hAnsi="Arial" w:cs="Arial" w:hint="cs"/>
          <w:rtl/>
        </w:rPr>
        <w:t xml:space="preserve">"גני תכלת" </w:t>
      </w:r>
      <w:r w:rsidR="0003211B">
        <w:rPr>
          <w:rFonts w:ascii="Arial" w:hAnsi="Arial" w:cs="Arial" w:hint="cs"/>
          <w:rtl/>
        </w:rPr>
        <w:t xml:space="preserve">שתי שיטות עבודה. הראשונה </w:t>
      </w:r>
      <w:r w:rsidR="00FE1234">
        <w:rPr>
          <w:rFonts w:ascii="Arial" w:hAnsi="Arial" w:cs="Arial" w:hint="cs"/>
          <w:rtl/>
        </w:rPr>
        <w:t>לפי המודל התוספתי</w:t>
      </w:r>
      <w:r w:rsidR="0003211B">
        <w:rPr>
          <w:rFonts w:ascii="Arial" w:hAnsi="Arial" w:cs="Arial" w:hint="cs"/>
          <w:rtl/>
        </w:rPr>
        <w:t xml:space="preserve"> </w:t>
      </w:r>
      <w:r w:rsidR="00FE1234">
        <w:rPr>
          <w:rFonts w:ascii="Arial" w:hAnsi="Arial" w:cs="Arial" w:hint="cs"/>
          <w:rtl/>
        </w:rPr>
        <w:t>והשנייה</w:t>
      </w:r>
      <w:r w:rsidR="0003211B">
        <w:rPr>
          <w:rFonts w:ascii="Arial" w:hAnsi="Arial" w:cs="Arial" w:hint="cs"/>
          <w:rtl/>
        </w:rPr>
        <w:t xml:space="preserve"> פיתוח בשיטת </w:t>
      </w:r>
      <w:r w:rsidR="0003211B">
        <w:rPr>
          <w:rFonts w:ascii="Arial" w:hAnsi="Arial" w:cs="Arial"/>
          <w:lang w:val="en-US"/>
        </w:rPr>
        <w:t>scrum</w:t>
      </w:r>
      <w:r w:rsidR="0003211B">
        <w:rPr>
          <w:rFonts w:ascii="Arial" w:hAnsi="Arial" w:cs="Arial" w:hint="cs"/>
          <w:rtl/>
          <w:lang w:val="en-US"/>
        </w:rPr>
        <w:t>.</w:t>
      </w:r>
    </w:p>
    <w:p w:rsidR="00FE1234" w:rsidRDefault="00FE1234" w:rsidP="00054392">
      <w:pPr>
        <w:numPr>
          <w:ilvl w:val="1"/>
          <w:numId w:val="1"/>
        </w:numPr>
        <w:bidi/>
        <w:spacing w:before="120" w:after="120"/>
        <w:jc w:val="both"/>
        <w:rPr>
          <w:rFonts w:ascii="Arial" w:hAnsi="Arial" w:cs="Arial"/>
        </w:rPr>
      </w:pPr>
      <w:r>
        <w:rPr>
          <w:rFonts w:ascii="Arial" w:hAnsi="Arial" w:cs="Arial" w:hint="cs"/>
          <w:rtl/>
        </w:rPr>
        <w:t xml:space="preserve">תאר/י במספר משפטים את </w:t>
      </w:r>
      <w:r w:rsidR="00054392">
        <w:rPr>
          <w:rFonts w:ascii="Arial" w:hAnsi="Arial" w:cs="Arial" w:hint="cs"/>
          <w:rtl/>
        </w:rPr>
        <w:t>כ</w:t>
      </w:r>
      <w:r>
        <w:rPr>
          <w:rFonts w:ascii="Arial" w:hAnsi="Arial" w:cs="Arial" w:hint="cs"/>
          <w:rtl/>
        </w:rPr>
        <w:t>ל אחת מהשיטות ועמד/י על ההבדלים ביניהן, היתרונות והחסרונות של כל אחת מהן. (</w:t>
      </w:r>
      <w:r w:rsidR="000A51FA">
        <w:rPr>
          <w:rFonts w:ascii="Arial" w:hAnsi="Arial" w:cs="Arial" w:hint="cs"/>
          <w:rtl/>
        </w:rPr>
        <w:t>6</w:t>
      </w:r>
      <w:r>
        <w:rPr>
          <w:rFonts w:ascii="Arial" w:hAnsi="Arial" w:cs="Arial" w:hint="cs"/>
          <w:rtl/>
        </w:rPr>
        <w:t xml:space="preserve"> נקודות)</w:t>
      </w:r>
    </w:p>
    <w:p w:rsidR="00DF14CA" w:rsidRPr="00DF14CA" w:rsidRDefault="00DF14CA" w:rsidP="00DF14CA">
      <w:pPr>
        <w:bidi/>
        <w:spacing w:before="120" w:after="120"/>
        <w:ind w:left="792"/>
        <w:jc w:val="both"/>
        <w:rPr>
          <w:rFonts w:ascii="Arial" w:hAnsi="Arial" w:cs="Arial"/>
          <w:color w:val="FF0000"/>
        </w:rPr>
      </w:pPr>
      <w:r>
        <w:rPr>
          <w:rFonts w:ascii="Arial" w:hAnsi="Arial" w:cs="Arial" w:hint="cs"/>
          <w:color w:val="FF0000"/>
          <w:rtl/>
        </w:rPr>
        <w:t>לפי המתואר במצגת המתודולוגיות</w:t>
      </w:r>
    </w:p>
    <w:p w:rsidR="005D3792" w:rsidRPr="00DF14CA" w:rsidRDefault="00FE1234" w:rsidP="002F4409">
      <w:pPr>
        <w:numPr>
          <w:ilvl w:val="1"/>
          <w:numId w:val="1"/>
        </w:numPr>
        <w:bidi/>
        <w:spacing w:before="120" w:after="120"/>
        <w:jc w:val="both"/>
        <w:rPr>
          <w:rFonts w:ascii="Arial" w:hAnsi="Arial" w:cs="Arial"/>
        </w:rPr>
      </w:pPr>
      <w:r>
        <w:rPr>
          <w:rFonts w:ascii="Arial" w:hAnsi="Arial" w:cs="Arial" w:hint="cs"/>
          <w:rtl/>
        </w:rPr>
        <w:t xml:space="preserve">מנהל 'גני תכלת' קרא באינטרנט על שיטת </w:t>
      </w:r>
      <w:r w:rsidR="0065718F">
        <w:rPr>
          <w:rFonts w:ascii="Arial" w:hAnsi="Arial" w:cs="Arial" w:hint="cs"/>
          <w:rtl/>
        </w:rPr>
        <w:t>הספיראלה</w:t>
      </w:r>
      <w:r>
        <w:rPr>
          <w:rFonts w:ascii="Arial" w:hAnsi="Arial" w:cs="Arial" w:hint="cs"/>
          <w:rtl/>
        </w:rPr>
        <w:t xml:space="preserve"> ורוצה לדעת האם ניתן לשלב בין שיטה זו לבין </w:t>
      </w:r>
      <w:r>
        <w:rPr>
          <w:rFonts w:ascii="Arial" w:hAnsi="Arial" w:cs="Arial"/>
          <w:lang w:val="en-US"/>
        </w:rPr>
        <w:t>scrum</w:t>
      </w:r>
      <w:r>
        <w:rPr>
          <w:rFonts w:ascii="Arial" w:hAnsi="Arial" w:cs="Arial" w:hint="cs"/>
          <w:rtl/>
          <w:lang w:val="en-US"/>
        </w:rPr>
        <w:t xml:space="preserve">. חווה דעתך. </w:t>
      </w:r>
      <w:r w:rsidR="000A51FA">
        <w:rPr>
          <w:rFonts w:ascii="Arial" w:hAnsi="Arial" w:cs="Arial" w:hint="cs"/>
          <w:rtl/>
          <w:lang w:val="en-US"/>
        </w:rPr>
        <w:t>(6 נקודות)</w:t>
      </w:r>
    </w:p>
    <w:p w:rsidR="00DF14CA" w:rsidRPr="00DF14CA" w:rsidRDefault="00DF14CA" w:rsidP="00DF14CA">
      <w:pPr>
        <w:bidi/>
        <w:spacing w:before="120" w:after="120"/>
        <w:ind w:left="720"/>
        <w:jc w:val="both"/>
        <w:rPr>
          <w:rFonts w:ascii="Arial" w:hAnsi="Arial" w:cs="Arial"/>
          <w:color w:val="FF0000"/>
          <w:rtl/>
        </w:rPr>
      </w:pPr>
      <w:r>
        <w:rPr>
          <w:rFonts w:ascii="Arial" w:hAnsi="Arial" w:cs="Arial" w:hint="cs"/>
          <w:color w:val="FF0000"/>
          <w:rtl/>
          <w:lang w:val="en-US"/>
        </w:rPr>
        <w:t xml:space="preserve">מודל הספירלה המבוסס על ניתוח סיכונים מעמיק הוא מודל השונה במהותו משיטת ה </w:t>
      </w:r>
      <w:r>
        <w:rPr>
          <w:rFonts w:ascii="Arial" w:hAnsi="Arial" w:cs="Arial"/>
          <w:color w:val="FF0000"/>
          <w:rtl/>
          <w:lang w:val="en-US"/>
        </w:rPr>
        <w:t>–</w:t>
      </w:r>
      <w:r>
        <w:rPr>
          <w:rFonts w:ascii="Arial" w:hAnsi="Arial" w:cs="Arial" w:hint="cs"/>
          <w:color w:val="FF0000"/>
          <w:rtl/>
          <w:lang w:val="en-US"/>
        </w:rPr>
        <w:t xml:space="preserve"> </w:t>
      </w:r>
      <w:r>
        <w:rPr>
          <w:rFonts w:ascii="Arial" w:hAnsi="Arial" w:cs="Arial"/>
          <w:color w:val="FF0000"/>
          <w:lang w:val="en-US"/>
        </w:rPr>
        <w:t>scrum</w:t>
      </w:r>
      <w:r>
        <w:rPr>
          <w:rFonts w:ascii="Arial" w:hAnsi="Arial" w:cs="Arial" w:hint="cs"/>
          <w:color w:val="FF0000"/>
          <w:rtl/>
          <w:lang w:val="en-US"/>
        </w:rPr>
        <w:t xml:space="preserve"> שמגדירה פיתוח בסבבים קצרים מאוד מבלי להשקיע זמן בפעולות שאינן תורמות באופן ישיר לתכולה המפותחת (כמו כתיבת מסמך ובוודאי ניהול סיכונים) ולראיה סיבוב בספירלה אורך בד"כ מספר חודשים </w:t>
      </w:r>
      <w:r>
        <w:rPr>
          <w:rFonts w:ascii="Arial" w:hAnsi="Arial" w:cs="Arial"/>
          <w:color w:val="FF0000"/>
          <w:rtl/>
          <w:lang w:val="en-US"/>
        </w:rPr>
        <w:t>–</w:t>
      </w:r>
      <w:r>
        <w:rPr>
          <w:rFonts w:ascii="Arial" w:hAnsi="Arial" w:cs="Arial" w:hint="cs"/>
          <w:color w:val="FF0000"/>
          <w:rtl/>
          <w:lang w:val="en-US"/>
        </w:rPr>
        <w:t xml:space="preserve"> ואף מעל שנה בעוד שסבב בסקראם אורך מספר שבועות בודדים.</w:t>
      </w:r>
    </w:p>
    <w:p w:rsidR="002F1511" w:rsidRPr="002F4409" w:rsidRDefault="005A3E71" w:rsidP="002F4409">
      <w:pPr>
        <w:numPr>
          <w:ilvl w:val="0"/>
          <w:numId w:val="1"/>
        </w:numPr>
        <w:bidi/>
        <w:spacing w:before="120" w:after="120"/>
        <w:ind w:left="499" w:hanging="357"/>
        <w:jc w:val="both"/>
        <w:rPr>
          <w:rFonts w:ascii="Arial" w:hAnsi="Arial" w:cs="Arial"/>
        </w:rPr>
      </w:pPr>
      <w:r>
        <w:rPr>
          <w:rFonts w:ascii="Arial" w:hAnsi="Arial" w:cs="Arial" w:hint="cs"/>
          <w:rtl/>
        </w:rPr>
        <w:t xml:space="preserve">כדי לאסוף דרישות עבור המערכת החליט </w:t>
      </w:r>
      <w:r w:rsidR="00142FE6">
        <w:rPr>
          <w:rFonts w:ascii="Arial" w:hAnsi="Arial" w:cs="Arial" w:hint="cs"/>
          <w:rtl/>
        </w:rPr>
        <w:t>מנתח המערכת מטעם הספק</w:t>
      </w:r>
      <w:r>
        <w:rPr>
          <w:rFonts w:ascii="Arial" w:hAnsi="Arial" w:cs="Arial" w:hint="cs"/>
          <w:rtl/>
        </w:rPr>
        <w:t xml:space="preserve"> </w:t>
      </w:r>
      <w:r w:rsidR="00142FE6" w:rsidRPr="002F4409">
        <w:rPr>
          <w:rFonts w:ascii="Arial" w:hAnsi="Arial" w:cs="Arial" w:hint="cs"/>
          <w:rtl/>
        </w:rPr>
        <w:t>לבצע ראיונות עם מנהלי ועובדי גני תכלת</w:t>
      </w:r>
      <w:r w:rsidR="00704FA8" w:rsidRPr="002F4409">
        <w:rPr>
          <w:rFonts w:ascii="Arial" w:hAnsi="Arial" w:cs="Arial" w:hint="cs"/>
          <w:rtl/>
        </w:rPr>
        <w:t xml:space="preserve">. </w:t>
      </w:r>
      <w:r w:rsidR="00142FE6" w:rsidRPr="002F4409">
        <w:rPr>
          <w:rFonts w:ascii="Arial" w:hAnsi="Arial" w:cs="Arial" w:hint="cs"/>
          <w:rtl/>
        </w:rPr>
        <w:t xml:space="preserve">הוא נוקט בגישה של </w:t>
      </w:r>
      <w:r w:rsidR="00142FE6" w:rsidRPr="002F4409">
        <w:rPr>
          <w:rFonts w:ascii="Arial" w:hAnsi="Arial" w:cs="Arial"/>
        </w:rPr>
        <w:t>problem solver</w:t>
      </w:r>
      <w:r w:rsidR="00142FE6" w:rsidRPr="002F4409">
        <w:rPr>
          <w:rFonts w:ascii="Arial" w:hAnsi="Arial" w:cs="Arial" w:hint="cs"/>
          <w:rtl/>
        </w:rPr>
        <w:t>. תאר מה ההבדל בין "</w:t>
      </w:r>
      <w:r w:rsidR="00142FE6" w:rsidRPr="002F4409">
        <w:rPr>
          <w:rFonts w:ascii="Arial" w:hAnsi="Arial" w:cs="Arial"/>
        </w:rPr>
        <w:t>problem solver</w:t>
      </w:r>
      <w:r w:rsidR="00142FE6" w:rsidRPr="002F4409">
        <w:rPr>
          <w:rFonts w:ascii="Arial" w:hAnsi="Arial" w:cs="Arial" w:hint="cs"/>
          <w:rtl/>
        </w:rPr>
        <w:t xml:space="preserve">" לבין </w:t>
      </w:r>
      <w:r w:rsidR="00142FE6" w:rsidRPr="002F4409">
        <w:rPr>
          <w:rFonts w:ascii="Arial" w:hAnsi="Arial" w:cs="Arial"/>
        </w:rPr>
        <w:t>“order taker”</w:t>
      </w:r>
      <w:r w:rsidR="00142FE6" w:rsidRPr="002F4409">
        <w:rPr>
          <w:rFonts w:ascii="Arial" w:hAnsi="Arial" w:cs="Arial" w:hint="cs"/>
          <w:rtl/>
        </w:rPr>
        <w:t>. תן/</w:t>
      </w:r>
      <w:r w:rsidR="00FE1234" w:rsidRPr="002F4409">
        <w:rPr>
          <w:rFonts w:ascii="Arial" w:hAnsi="Arial" w:cs="Arial" w:hint="cs"/>
          <w:rtl/>
        </w:rPr>
        <w:t>י דוגמאות לשתי שאלות שישאל 'פותר הבעיות'</w:t>
      </w:r>
      <w:r w:rsidR="00142FE6" w:rsidRPr="002F4409">
        <w:rPr>
          <w:rFonts w:ascii="Arial" w:hAnsi="Arial" w:cs="Arial" w:hint="cs"/>
          <w:rtl/>
        </w:rPr>
        <w:t xml:space="preserve"> </w:t>
      </w:r>
      <w:r w:rsidR="00FE1234" w:rsidRPr="002F4409">
        <w:rPr>
          <w:rFonts w:ascii="Arial" w:hAnsi="Arial" w:cs="Arial" w:hint="cs"/>
          <w:rtl/>
        </w:rPr>
        <w:t>ולשתי שאלות  שישאל 'לוקח הזמנה'</w:t>
      </w:r>
      <w:r w:rsidR="00C416DF" w:rsidRPr="002F4409">
        <w:rPr>
          <w:rFonts w:ascii="Arial" w:hAnsi="Arial" w:cs="Arial" w:hint="cs"/>
          <w:rtl/>
        </w:rPr>
        <w:t xml:space="preserve"> </w:t>
      </w:r>
      <w:r w:rsidR="00704FA8" w:rsidRPr="002F4409">
        <w:rPr>
          <w:rFonts w:ascii="Arial" w:hAnsi="Arial" w:cs="Arial" w:hint="cs"/>
          <w:rtl/>
        </w:rPr>
        <w:t>(6 נקודות).</w:t>
      </w:r>
    </w:p>
    <w:p w:rsidR="00681726" w:rsidRDefault="00906D74" w:rsidP="00681726">
      <w:pPr>
        <w:bidi/>
        <w:spacing w:before="120" w:after="120"/>
        <w:ind w:left="499"/>
        <w:jc w:val="both"/>
        <w:rPr>
          <w:rFonts w:ascii="Arial" w:hAnsi="Arial" w:cs="Arial"/>
          <w:color w:val="FF0000"/>
          <w:rtl/>
          <w:lang w:val="en-US"/>
        </w:rPr>
      </w:pPr>
      <w:r w:rsidRPr="00906D74">
        <w:rPr>
          <w:rFonts w:ascii="Arial" w:hAnsi="Arial" w:cs="Arial"/>
          <w:color w:val="FF0000"/>
          <w:lang w:val="en-US"/>
        </w:rPr>
        <w:t>Problem solver</w:t>
      </w:r>
      <w:r>
        <w:rPr>
          <w:rFonts w:ascii="Arial" w:hAnsi="Arial" w:cs="Arial" w:hint="cs"/>
          <w:color w:val="FF0000"/>
          <w:rtl/>
          <w:lang w:val="en-US"/>
        </w:rPr>
        <w:t xml:space="preserve"> הוא מראיין שמנסה </w:t>
      </w:r>
      <w:r w:rsidR="00681726">
        <w:rPr>
          <w:rFonts w:ascii="Arial" w:hAnsi="Arial" w:cs="Arial" w:hint="cs"/>
          <w:color w:val="FF0000"/>
          <w:rtl/>
          <w:lang w:val="en-US"/>
        </w:rPr>
        <w:t xml:space="preserve">להבין את עולם הבעיה של הלקוח ולהגדיר את צרכיו במושגים מעולמו של הלקוח. הוא שואל שאלות עקיפות שהלקוח יודע לענות עליהן. בניגוד אליו ה </w:t>
      </w:r>
      <w:r w:rsidR="00681726">
        <w:rPr>
          <w:rFonts w:ascii="Arial" w:hAnsi="Arial" w:cs="Arial"/>
          <w:color w:val="FF0000"/>
          <w:rtl/>
          <w:lang w:val="en-US"/>
        </w:rPr>
        <w:t>–</w:t>
      </w:r>
      <w:r w:rsidR="00681726">
        <w:rPr>
          <w:rFonts w:ascii="Arial" w:hAnsi="Arial" w:cs="Arial" w:hint="cs"/>
          <w:color w:val="FF0000"/>
          <w:rtl/>
          <w:lang w:val="en-US"/>
        </w:rPr>
        <w:t xml:space="preserve"> </w:t>
      </w:r>
      <w:r w:rsidR="00681726">
        <w:rPr>
          <w:rFonts w:ascii="Arial" w:hAnsi="Arial" w:cs="Arial"/>
          <w:color w:val="FF0000"/>
          <w:lang w:val="en-US"/>
        </w:rPr>
        <w:t>order taker</w:t>
      </w:r>
      <w:r w:rsidR="00681726">
        <w:rPr>
          <w:rFonts w:ascii="Arial" w:hAnsi="Arial" w:cs="Arial" w:hint="cs"/>
          <w:color w:val="FF0000"/>
          <w:lang w:val="en-US"/>
        </w:rPr>
        <w:t xml:space="preserve"> </w:t>
      </w:r>
      <w:r w:rsidR="00681726">
        <w:rPr>
          <w:rFonts w:ascii="Arial" w:hAnsi="Arial" w:cs="Arial" w:hint="cs"/>
          <w:color w:val="FF0000"/>
          <w:rtl/>
          <w:lang w:val="en-US"/>
        </w:rPr>
        <w:t xml:space="preserve"> שואל שאלות טכניות, שאלות הקשורות לעולם התוכן של מפתח מערכת ולא של המשתמש. לדוגמא, במאמר מוכר מכסחת הדשא שהיה </w:t>
      </w:r>
      <w:r w:rsidR="00681726">
        <w:rPr>
          <w:rFonts w:ascii="Arial" w:hAnsi="Arial" w:cs="Arial"/>
          <w:color w:val="FF0000"/>
          <w:lang w:val="en-US"/>
        </w:rPr>
        <w:t>problem solver</w:t>
      </w:r>
      <w:r w:rsidR="00681726">
        <w:rPr>
          <w:rFonts w:ascii="Arial" w:hAnsi="Arial" w:cs="Arial" w:hint="cs"/>
          <w:color w:val="FF0000"/>
          <w:rtl/>
          <w:lang w:val="en-US"/>
        </w:rPr>
        <w:t xml:space="preserve"> שאל את וודרבי שאלות מעולם התוכן שלו </w:t>
      </w:r>
      <w:r w:rsidR="00681726">
        <w:rPr>
          <w:rFonts w:ascii="Arial" w:hAnsi="Arial" w:cs="Arial"/>
          <w:color w:val="FF0000"/>
          <w:rtl/>
          <w:lang w:val="en-US"/>
        </w:rPr>
        <w:t>–</w:t>
      </w:r>
      <w:r w:rsidR="00681726">
        <w:rPr>
          <w:rFonts w:ascii="Arial" w:hAnsi="Arial" w:cs="Arial" w:hint="cs"/>
          <w:color w:val="FF0000"/>
          <w:rtl/>
          <w:lang w:val="en-US"/>
        </w:rPr>
        <w:t xml:space="preserve"> כלומר שאלות על שטח הגינה שלו, מידת התלילות שלה, האם יש </w:t>
      </w:r>
      <w:r w:rsidR="00681726">
        <w:rPr>
          <w:rFonts w:ascii="Arial" w:hAnsi="Arial" w:cs="Arial" w:hint="cs"/>
          <w:color w:val="FF0000"/>
          <w:rtl/>
          <w:lang w:val="en-US"/>
        </w:rPr>
        <w:lastRenderedPageBreak/>
        <w:t xml:space="preserve">סביבה גדר, מי ישתמש במכסחת הדשא  ולא שאלות טכניות עליהן הוא לא יודע לענות (כפי ששאלו ה </w:t>
      </w:r>
      <w:r w:rsidR="00681726">
        <w:rPr>
          <w:rFonts w:ascii="Arial" w:hAnsi="Arial" w:cs="Arial"/>
          <w:color w:val="FF0000"/>
          <w:rtl/>
          <w:lang w:val="en-US"/>
        </w:rPr>
        <w:t>–</w:t>
      </w:r>
      <w:r w:rsidR="00681726">
        <w:rPr>
          <w:rFonts w:ascii="Arial" w:hAnsi="Arial" w:cs="Arial" w:hint="cs"/>
          <w:color w:val="FF0000"/>
          <w:rtl/>
          <w:lang w:val="en-US"/>
        </w:rPr>
        <w:t xml:space="preserve"> </w:t>
      </w:r>
      <w:r w:rsidR="00681726">
        <w:rPr>
          <w:rFonts w:ascii="Arial" w:hAnsi="Arial" w:cs="Arial"/>
          <w:color w:val="FF0000"/>
          <w:lang w:val="en-US"/>
        </w:rPr>
        <w:t>order takers</w:t>
      </w:r>
      <w:r w:rsidR="00681726">
        <w:rPr>
          <w:rFonts w:ascii="Arial" w:hAnsi="Arial" w:cs="Arial" w:hint="cs"/>
          <w:color w:val="FF0000"/>
          <w:rtl/>
          <w:lang w:val="en-US"/>
        </w:rPr>
        <w:t xml:space="preserve">) </w:t>
      </w:r>
      <w:r w:rsidR="00681726">
        <w:rPr>
          <w:rFonts w:ascii="Arial" w:hAnsi="Arial" w:cs="Arial"/>
          <w:color w:val="FF0000"/>
          <w:rtl/>
          <w:lang w:val="en-US"/>
        </w:rPr>
        <w:t>–</w:t>
      </w:r>
      <w:r w:rsidR="00681726">
        <w:rPr>
          <w:rFonts w:ascii="Arial" w:hAnsi="Arial" w:cs="Arial" w:hint="cs"/>
          <w:color w:val="FF0000"/>
          <w:rtl/>
          <w:lang w:val="en-US"/>
        </w:rPr>
        <w:t xml:space="preserve"> כמה כוח סוס הוא צריך, מה גודל הלהבים ומה עובי הגלגלים. </w:t>
      </w:r>
    </w:p>
    <w:p w:rsidR="00906D74" w:rsidRPr="00906D74" w:rsidRDefault="00906D74" w:rsidP="00906D74">
      <w:pPr>
        <w:bidi/>
        <w:spacing w:before="120" w:after="120"/>
        <w:ind w:firstLine="499"/>
        <w:jc w:val="both"/>
        <w:rPr>
          <w:rFonts w:ascii="Arial" w:hAnsi="Arial" w:cs="Arial"/>
          <w:color w:val="FF0000"/>
          <w:lang w:val="en-US"/>
        </w:rPr>
      </w:pPr>
    </w:p>
    <w:p w:rsidR="005D3792" w:rsidRDefault="00616D04" w:rsidP="00054392">
      <w:pPr>
        <w:bidi/>
        <w:outlineLvl w:val="0"/>
        <w:rPr>
          <w:rFonts w:ascii="Arial" w:hAnsi="Arial"/>
          <w:sz w:val="24"/>
          <w:szCs w:val="24"/>
        </w:rPr>
      </w:pPr>
      <w:r w:rsidRPr="00616D04">
        <w:rPr>
          <w:rFonts w:hint="cs"/>
          <w:b/>
          <w:bCs/>
          <w:u w:val="single"/>
          <w:rtl/>
        </w:rPr>
        <w:t>חלק ב</w:t>
      </w:r>
      <w:r w:rsidR="000031B9">
        <w:rPr>
          <w:rFonts w:hint="cs"/>
          <w:b/>
          <w:bCs/>
          <w:u w:val="single"/>
          <w:rtl/>
        </w:rPr>
        <w:t xml:space="preserve"> (</w:t>
      </w:r>
      <w:r w:rsidR="00A12901">
        <w:rPr>
          <w:rFonts w:hint="cs"/>
          <w:b/>
          <w:bCs/>
          <w:u w:val="single"/>
          <w:rtl/>
        </w:rPr>
        <w:t>5</w:t>
      </w:r>
      <w:r w:rsidR="005F2E33">
        <w:rPr>
          <w:rFonts w:hint="cs"/>
          <w:b/>
          <w:bCs/>
          <w:u w:val="single"/>
          <w:rtl/>
        </w:rPr>
        <w:t>4</w:t>
      </w:r>
      <w:r w:rsidR="000031B9">
        <w:rPr>
          <w:rFonts w:hint="cs"/>
          <w:b/>
          <w:bCs/>
          <w:u w:val="single"/>
          <w:rtl/>
        </w:rPr>
        <w:t xml:space="preserve"> נקודות)</w:t>
      </w:r>
    </w:p>
    <w:p w:rsidR="004A7623" w:rsidRPr="00415AB7" w:rsidRDefault="004A7623" w:rsidP="004A7623">
      <w:pPr>
        <w:numPr>
          <w:ilvl w:val="0"/>
          <w:numId w:val="1"/>
        </w:numPr>
        <w:bidi/>
        <w:spacing w:after="0"/>
        <w:jc w:val="both"/>
        <w:rPr>
          <w:rFonts w:ascii="Arial" w:hAnsi="Arial"/>
          <w:sz w:val="24"/>
          <w:szCs w:val="24"/>
        </w:rPr>
      </w:pPr>
      <w:r w:rsidRPr="00BF01AE">
        <w:rPr>
          <w:rFonts w:ascii="Arial" w:hAnsi="Arial" w:hint="cs"/>
          <w:sz w:val="24"/>
          <w:szCs w:val="24"/>
          <w:rtl/>
        </w:rPr>
        <w:t xml:space="preserve">הכן תרשים </w:t>
      </w:r>
      <w:r w:rsidRPr="00BF01AE">
        <w:rPr>
          <w:rFonts w:ascii="Arial" w:hAnsi="Arial"/>
          <w:sz w:val="24"/>
          <w:szCs w:val="24"/>
          <w:lang w:val="en-US"/>
        </w:rPr>
        <w:t>Use Case</w:t>
      </w:r>
      <w:r w:rsidRPr="00BF01AE">
        <w:rPr>
          <w:rFonts w:ascii="Arial" w:hAnsi="Arial" w:hint="cs"/>
          <w:sz w:val="24"/>
          <w:szCs w:val="24"/>
          <w:rtl/>
          <w:lang w:val="en-US"/>
        </w:rPr>
        <w:t xml:space="preserve"> למערכת המתוארת (10 נק') </w:t>
      </w:r>
    </w:p>
    <w:p w:rsidR="00415AB7" w:rsidRPr="00BF01AE" w:rsidRDefault="00DA34D8" w:rsidP="002F36E3">
      <w:pPr>
        <w:bidi/>
        <w:spacing w:after="0"/>
        <w:ind w:left="142"/>
        <w:jc w:val="center"/>
        <w:rPr>
          <w:rFonts w:ascii="Arial" w:hAnsi="Arial"/>
          <w:sz w:val="24"/>
          <w:szCs w:val="24"/>
        </w:rPr>
      </w:pPr>
      <w:r>
        <w:rPr>
          <w:rFonts w:ascii="Arial" w:hAnsi="Arial"/>
          <w:noProof/>
          <w:sz w:val="24"/>
          <w:szCs w:val="24"/>
          <w:lang w:val="en-US"/>
        </w:rPr>
        <w:drawing>
          <wp:inline distT="0" distB="0" distL="0" distR="0">
            <wp:extent cx="3777582" cy="3681273"/>
            <wp:effectExtent l="0" t="0" r="0" b="0"/>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פתרון UC.JPG"/>
                    <pic:cNvPicPr/>
                  </pic:nvPicPr>
                  <pic:blipFill rotWithShape="1">
                    <a:blip r:embed="rId10">
                      <a:extLst>
                        <a:ext uri="{28A0092B-C50C-407E-A947-70E740481C1C}">
                          <a14:useLocalDpi xmlns:a14="http://schemas.microsoft.com/office/drawing/2010/main" val="0"/>
                        </a:ext>
                      </a:extLst>
                    </a:blip>
                    <a:srcRect l="45368"/>
                    <a:stretch/>
                  </pic:blipFill>
                  <pic:spPr bwMode="auto">
                    <a:xfrm>
                      <a:off x="0" y="0"/>
                      <a:ext cx="3783770" cy="3687303"/>
                    </a:xfrm>
                    <a:prstGeom prst="rect">
                      <a:avLst/>
                    </a:prstGeom>
                    <a:ln>
                      <a:noFill/>
                    </a:ln>
                    <a:extLst>
                      <a:ext uri="{53640926-AAD7-44D8-BBD7-CCE9431645EC}">
                        <a14:shadowObscured xmlns:a14="http://schemas.microsoft.com/office/drawing/2010/main"/>
                      </a:ext>
                    </a:extLst>
                  </pic:spPr>
                </pic:pic>
              </a:graphicData>
            </a:graphic>
          </wp:inline>
        </w:drawing>
      </w:r>
    </w:p>
    <w:p w:rsidR="00415AB7" w:rsidRPr="00415AB7" w:rsidRDefault="00415AB7" w:rsidP="00415AB7">
      <w:pPr>
        <w:bidi/>
        <w:spacing w:before="120" w:after="120"/>
        <w:jc w:val="both"/>
        <w:rPr>
          <w:rFonts w:ascii="Arial" w:hAnsi="Arial" w:cs="Arial"/>
          <w:color w:val="FF0000"/>
          <w:rtl/>
          <w:lang w:val="en-US"/>
        </w:rPr>
      </w:pPr>
      <w:r w:rsidRPr="00483EB6">
        <w:rPr>
          <w:rFonts w:ascii="Arial" w:hAnsi="Arial" w:cs="Arial" w:hint="cs"/>
          <w:color w:val="FF0000"/>
          <w:rtl/>
        </w:rPr>
        <w:t xml:space="preserve">הערות לפתרון: </w:t>
      </w:r>
      <w:r>
        <w:rPr>
          <w:rFonts w:ascii="Arial" w:hAnsi="Arial" w:cs="Arial" w:hint="cs"/>
          <w:color w:val="FF0000"/>
          <w:rtl/>
        </w:rPr>
        <w:t>התקבלו פתרונות עם אקטור "לקוח" כל הוא היה מקושר ל</w:t>
      </w:r>
      <w:r>
        <w:rPr>
          <w:rFonts w:ascii="Arial" w:hAnsi="Arial" w:cs="Arial" w:hint="cs"/>
          <w:color w:val="FF0000"/>
        </w:rPr>
        <w:t>UC</w:t>
      </w:r>
      <w:r>
        <w:rPr>
          <w:rFonts w:ascii="Arial" w:hAnsi="Arial" w:cs="Arial"/>
          <w:color w:val="FF0000"/>
          <w:lang w:val="en-US"/>
        </w:rPr>
        <w:t xml:space="preserve">’s </w:t>
      </w:r>
      <w:r>
        <w:rPr>
          <w:rFonts w:ascii="Arial" w:hAnsi="Arial" w:cs="Arial" w:hint="cs"/>
          <w:color w:val="FF0000"/>
          <w:rtl/>
          <w:lang w:val="en-US"/>
        </w:rPr>
        <w:t xml:space="preserve"> נכונים. בסיפור מוזכר ""מנהל אירוע" ו"אחראי אירוע", זהו אותו אדם. עבור אלו שפתרו את התרשים כאילו אלה שני אנשים שונים, התקבלו פתרונות כל עוד המימוש לא סתר את הסיפור. </w:t>
      </w:r>
    </w:p>
    <w:p w:rsidR="005F2E33" w:rsidRPr="00BF01AE" w:rsidRDefault="005F2E33" w:rsidP="005F2E33">
      <w:pPr>
        <w:bidi/>
        <w:spacing w:after="0"/>
        <w:ind w:left="502"/>
        <w:jc w:val="both"/>
        <w:rPr>
          <w:rFonts w:ascii="Arial" w:hAnsi="Arial"/>
          <w:sz w:val="24"/>
          <w:szCs w:val="24"/>
        </w:rPr>
      </w:pPr>
    </w:p>
    <w:p w:rsidR="005D3792" w:rsidRDefault="00616D04" w:rsidP="007A20C8">
      <w:pPr>
        <w:numPr>
          <w:ilvl w:val="0"/>
          <w:numId w:val="1"/>
        </w:numPr>
        <w:bidi/>
        <w:spacing w:after="0"/>
        <w:jc w:val="both"/>
        <w:rPr>
          <w:rFonts w:ascii="Arial" w:hAnsi="Arial"/>
          <w:sz w:val="24"/>
          <w:szCs w:val="24"/>
        </w:rPr>
      </w:pPr>
      <w:r w:rsidRPr="00BF01AE">
        <w:rPr>
          <w:rFonts w:ascii="Arial" w:hAnsi="Arial"/>
          <w:sz w:val="24"/>
          <w:szCs w:val="24"/>
          <w:rtl/>
        </w:rPr>
        <w:t>הכ</w:t>
      </w:r>
      <w:r w:rsidR="003F74F7" w:rsidRPr="00BF01AE">
        <w:rPr>
          <w:rFonts w:ascii="Arial" w:hAnsi="Arial" w:hint="cs"/>
          <w:sz w:val="24"/>
          <w:szCs w:val="24"/>
          <w:rtl/>
        </w:rPr>
        <w:t>ן</w:t>
      </w:r>
      <w:r w:rsidR="001A63E6" w:rsidRPr="00BF01AE">
        <w:rPr>
          <w:rFonts w:ascii="Arial" w:hAnsi="Arial" w:hint="cs"/>
          <w:sz w:val="24"/>
          <w:szCs w:val="24"/>
          <w:rtl/>
        </w:rPr>
        <w:t>/י</w:t>
      </w:r>
      <w:r w:rsidRPr="00BF01AE">
        <w:rPr>
          <w:rFonts w:ascii="Arial" w:hAnsi="Arial"/>
          <w:sz w:val="24"/>
          <w:szCs w:val="24"/>
          <w:rtl/>
        </w:rPr>
        <w:t xml:space="preserve"> תרשים מחלקה </w:t>
      </w:r>
      <w:r w:rsidR="00DF7A26" w:rsidRPr="00BF01AE">
        <w:rPr>
          <w:rFonts w:ascii="Arial" w:hAnsi="Arial" w:hint="cs"/>
          <w:sz w:val="24"/>
          <w:szCs w:val="24"/>
          <w:rtl/>
        </w:rPr>
        <w:t xml:space="preserve">מקיף </w:t>
      </w:r>
      <w:r w:rsidRPr="00BF01AE">
        <w:rPr>
          <w:rFonts w:ascii="Arial" w:hAnsi="Arial"/>
          <w:sz w:val="24"/>
          <w:szCs w:val="24"/>
          <w:rtl/>
        </w:rPr>
        <w:t xml:space="preserve">עבור המערכת המתוארת. על התרשים לכלול שימוש נכון ב- </w:t>
      </w:r>
      <w:r w:rsidRPr="00BF01AE">
        <w:rPr>
          <w:rFonts w:ascii="Arial" w:hAnsi="Arial"/>
          <w:sz w:val="24"/>
          <w:szCs w:val="24"/>
        </w:rPr>
        <w:t>enumerators</w:t>
      </w:r>
      <w:r w:rsidRPr="00BF01AE">
        <w:rPr>
          <w:rFonts w:ascii="Arial" w:hAnsi="Arial"/>
          <w:sz w:val="24"/>
          <w:szCs w:val="24"/>
          <w:rtl/>
        </w:rPr>
        <w:t>, מאפיינים מהותיים</w:t>
      </w:r>
      <w:r w:rsidR="00DF7A26" w:rsidRPr="00BF01AE">
        <w:rPr>
          <w:rFonts w:ascii="Arial" w:hAnsi="Arial" w:hint="cs"/>
          <w:sz w:val="24"/>
          <w:szCs w:val="24"/>
          <w:rtl/>
        </w:rPr>
        <w:t xml:space="preserve"> וכן קרדינליות הקשרים.</w:t>
      </w:r>
      <w:r w:rsidRPr="00BF01AE">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נקי</w:t>
      </w:r>
      <w:r w:rsidR="00DF7A26" w:rsidRPr="00BF01AE">
        <w:rPr>
          <w:rFonts w:ascii="Arial" w:hAnsi="Arial" w:hint="cs"/>
          <w:sz w:val="24"/>
          <w:szCs w:val="24"/>
          <w:rtl/>
        </w:rPr>
        <w:t xml:space="preserve">. </w:t>
      </w:r>
      <w:r w:rsidRPr="00BF01AE">
        <w:rPr>
          <w:rFonts w:ascii="Arial" w:hAnsi="Arial"/>
          <w:sz w:val="24"/>
          <w:szCs w:val="24"/>
          <w:rtl/>
        </w:rPr>
        <w:t xml:space="preserve"> </w:t>
      </w:r>
      <w:r w:rsidR="007A20C8" w:rsidRPr="00BF01AE">
        <w:rPr>
          <w:rFonts w:ascii="Arial" w:hAnsi="Arial" w:hint="cs"/>
          <w:sz w:val="24"/>
          <w:szCs w:val="24"/>
          <w:rtl/>
        </w:rPr>
        <w:t xml:space="preserve">יש לציין את המאפיינים כפי שתוארו בשאלה אך אין צורך לציין סוגי משתנים והגדרות </w:t>
      </w:r>
      <w:r w:rsidR="007A20C8" w:rsidRPr="00BF01AE">
        <w:rPr>
          <w:rFonts w:ascii="Arial" w:hAnsi="Arial"/>
          <w:sz w:val="24"/>
          <w:szCs w:val="24"/>
          <w:lang w:val="en-US"/>
        </w:rPr>
        <w:t>private/public</w:t>
      </w:r>
      <w:r w:rsidR="007A20C8" w:rsidRPr="00BF01AE">
        <w:rPr>
          <w:rFonts w:ascii="Arial" w:hAnsi="Arial" w:hint="cs"/>
          <w:sz w:val="24"/>
          <w:szCs w:val="24"/>
          <w:rtl/>
          <w:lang w:val="en-US"/>
        </w:rPr>
        <w:t xml:space="preserve">. </w:t>
      </w:r>
      <w:r w:rsidR="005F2E33" w:rsidRPr="00BF01AE">
        <w:rPr>
          <w:rFonts w:ascii="Arial" w:hAnsi="Arial" w:hint="cs"/>
          <w:sz w:val="24"/>
          <w:szCs w:val="24"/>
          <w:rtl/>
          <w:lang w:val="en-US"/>
        </w:rPr>
        <w:t xml:space="preserve">שיטות רלוונטיות יש להציג וכמובן שיטות שיופיעו ב- </w:t>
      </w:r>
      <w:r w:rsidR="005F2E33" w:rsidRPr="00BF01AE">
        <w:rPr>
          <w:rFonts w:ascii="Arial" w:hAnsi="Arial"/>
          <w:sz w:val="24"/>
          <w:szCs w:val="24"/>
          <w:lang w:val="en-US"/>
        </w:rPr>
        <w:t>SD</w:t>
      </w:r>
      <w:r w:rsidR="005F2E33" w:rsidRPr="00BF01AE">
        <w:rPr>
          <w:rFonts w:ascii="Arial" w:hAnsi="Arial" w:hint="cs"/>
          <w:sz w:val="24"/>
          <w:szCs w:val="24"/>
          <w:rtl/>
          <w:lang w:val="en-US"/>
        </w:rPr>
        <w:t xml:space="preserve"> </w:t>
      </w:r>
      <w:r w:rsidRPr="00BF01AE">
        <w:rPr>
          <w:rFonts w:ascii="Arial" w:hAnsi="Arial"/>
          <w:sz w:val="24"/>
          <w:szCs w:val="24"/>
          <w:rtl/>
        </w:rPr>
        <w:t>(</w:t>
      </w:r>
      <w:r w:rsidR="00425717" w:rsidRPr="00BF01AE">
        <w:rPr>
          <w:rFonts w:ascii="Arial" w:hAnsi="Arial" w:hint="cs"/>
          <w:sz w:val="24"/>
          <w:szCs w:val="24"/>
          <w:rtl/>
        </w:rPr>
        <w:t>20</w:t>
      </w:r>
      <w:r w:rsidRPr="00BF01AE">
        <w:rPr>
          <w:rFonts w:ascii="Arial" w:hAnsi="Arial"/>
          <w:sz w:val="24"/>
          <w:szCs w:val="24"/>
          <w:rtl/>
        </w:rPr>
        <w:t xml:space="preserve"> נק')</w:t>
      </w:r>
    </w:p>
    <w:p w:rsidR="00BF443C" w:rsidRDefault="00BF443C" w:rsidP="00BF443C">
      <w:pPr>
        <w:bidi/>
        <w:spacing w:after="0"/>
        <w:ind w:left="502"/>
        <w:jc w:val="both"/>
        <w:rPr>
          <w:rFonts w:ascii="Arial" w:hAnsi="Arial"/>
          <w:sz w:val="24"/>
          <w:szCs w:val="24"/>
          <w:rtl/>
        </w:rPr>
      </w:pPr>
    </w:p>
    <w:p w:rsidR="00BF443C" w:rsidRPr="00BF443C" w:rsidRDefault="00BF443C" w:rsidP="00BF443C">
      <w:pPr>
        <w:bidi/>
        <w:spacing w:after="0"/>
        <w:ind w:left="502"/>
        <w:jc w:val="both"/>
        <w:rPr>
          <w:rFonts w:ascii="Arial" w:hAnsi="Arial"/>
          <w:color w:val="FF0000"/>
          <w:sz w:val="24"/>
          <w:szCs w:val="24"/>
          <w:rtl/>
        </w:rPr>
      </w:pPr>
      <w:r w:rsidRPr="00BF443C">
        <w:rPr>
          <w:rFonts w:ascii="Arial" w:hAnsi="Arial" w:hint="cs"/>
          <w:color w:val="FF0000"/>
          <w:sz w:val="24"/>
          <w:szCs w:val="24"/>
          <w:rtl/>
        </w:rPr>
        <w:t>הצעה לפתרון:</w:t>
      </w:r>
    </w:p>
    <w:p w:rsidR="00BF443C" w:rsidRPr="00BF443C" w:rsidRDefault="00BF443C" w:rsidP="00BF443C">
      <w:pPr>
        <w:bidi/>
        <w:spacing w:after="0"/>
        <w:ind w:left="502"/>
        <w:jc w:val="both"/>
        <w:rPr>
          <w:rFonts w:ascii="Arial" w:hAnsi="Arial"/>
          <w:color w:val="FF0000"/>
          <w:sz w:val="24"/>
          <w:szCs w:val="24"/>
          <w:rtl/>
        </w:rPr>
      </w:pPr>
      <w:r w:rsidRPr="00BF443C">
        <w:rPr>
          <w:rFonts w:ascii="Arial" w:hAnsi="Arial" w:hint="cs"/>
          <w:color w:val="FF0000"/>
          <w:sz w:val="24"/>
          <w:szCs w:val="24"/>
          <w:rtl/>
        </w:rPr>
        <w:t xml:space="preserve">ככלל </w:t>
      </w:r>
      <w:r w:rsidRPr="00BF443C">
        <w:rPr>
          <w:rFonts w:ascii="Arial" w:hAnsi="Arial"/>
          <w:color w:val="FF0000"/>
          <w:sz w:val="24"/>
          <w:szCs w:val="24"/>
          <w:rtl/>
        </w:rPr>
        <w:t>–</w:t>
      </w:r>
      <w:r w:rsidRPr="00BF443C">
        <w:rPr>
          <w:rFonts w:ascii="Arial" w:hAnsi="Arial" w:hint="cs"/>
          <w:color w:val="FF0000"/>
          <w:sz w:val="24"/>
          <w:szCs w:val="24"/>
          <w:rtl/>
        </w:rPr>
        <w:t xml:space="preserve"> רוב הסטודנטים לא התייחסו כלל </w:t>
      </w:r>
      <w:r w:rsidR="00B0619D" w:rsidRPr="00BF443C">
        <w:rPr>
          <w:rFonts w:ascii="Arial" w:hAnsi="Arial" w:hint="cs"/>
          <w:color w:val="FF0000"/>
          <w:sz w:val="24"/>
          <w:szCs w:val="24"/>
          <w:rtl/>
        </w:rPr>
        <w:t>לאירוע</w:t>
      </w:r>
      <w:r w:rsidRPr="00BF443C">
        <w:rPr>
          <w:rFonts w:ascii="Arial" w:hAnsi="Arial" w:hint="cs"/>
          <w:color w:val="FF0000"/>
          <w:sz w:val="24"/>
          <w:szCs w:val="24"/>
          <w:rtl/>
        </w:rPr>
        <w:t xml:space="preserve"> טעימות, וזו טעות. במידול המוצע, מתייחסים </w:t>
      </w:r>
      <w:r w:rsidR="00B0619D" w:rsidRPr="00BF443C">
        <w:rPr>
          <w:rFonts w:ascii="Arial" w:hAnsi="Arial" w:hint="cs"/>
          <w:color w:val="FF0000"/>
          <w:sz w:val="24"/>
          <w:szCs w:val="24"/>
          <w:rtl/>
        </w:rPr>
        <w:t>לאירוע</w:t>
      </w:r>
      <w:r w:rsidRPr="00BF443C">
        <w:rPr>
          <w:rFonts w:ascii="Arial" w:hAnsi="Arial" w:hint="cs"/>
          <w:color w:val="FF0000"/>
          <w:sz w:val="24"/>
          <w:szCs w:val="24"/>
          <w:rtl/>
        </w:rPr>
        <w:t xml:space="preserve"> טעימות </w:t>
      </w:r>
      <w:r w:rsidR="00B0619D" w:rsidRPr="00BF443C">
        <w:rPr>
          <w:rFonts w:ascii="Arial" w:hAnsi="Arial" w:hint="cs"/>
          <w:color w:val="FF0000"/>
          <w:sz w:val="24"/>
          <w:szCs w:val="24"/>
          <w:rtl/>
        </w:rPr>
        <w:t>כאירוע</w:t>
      </w:r>
      <w:r w:rsidRPr="00BF443C">
        <w:rPr>
          <w:rFonts w:ascii="Arial" w:hAnsi="Arial" w:hint="cs"/>
          <w:color w:val="FF0000"/>
          <w:sz w:val="24"/>
          <w:szCs w:val="24"/>
          <w:rtl/>
        </w:rPr>
        <w:t xml:space="preserve"> נפרד אליו יכולים להגיע כמה מוזמנים. מחיר המנות </w:t>
      </w:r>
      <w:r w:rsidR="00B0619D" w:rsidRPr="00BF443C">
        <w:rPr>
          <w:rFonts w:ascii="Arial" w:hAnsi="Arial" w:hint="cs"/>
          <w:color w:val="FF0000"/>
          <w:sz w:val="24"/>
          <w:szCs w:val="24"/>
          <w:rtl/>
        </w:rPr>
        <w:t>לאירוע</w:t>
      </w:r>
      <w:r w:rsidRPr="00BF443C">
        <w:rPr>
          <w:rFonts w:ascii="Arial" w:hAnsi="Arial" w:hint="cs"/>
          <w:color w:val="FF0000"/>
          <w:sz w:val="24"/>
          <w:szCs w:val="24"/>
          <w:rtl/>
        </w:rPr>
        <w:t xml:space="preserve"> טעימות יהיה 0 וזה ינוהל בקוד. </w:t>
      </w:r>
    </w:p>
    <w:p w:rsidR="00BF443C" w:rsidRPr="00BF443C" w:rsidRDefault="00BF443C" w:rsidP="00BF443C">
      <w:pPr>
        <w:bidi/>
        <w:spacing w:after="0"/>
        <w:ind w:left="502"/>
        <w:jc w:val="both"/>
        <w:rPr>
          <w:rFonts w:ascii="Arial" w:hAnsi="Arial"/>
          <w:color w:val="FF0000"/>
          <w:sz w:val="24"/>
          <w:szCs w:val="24"/>
          <w:rtl/>
        </w:rPr>
      </w:pPr>
      <w:r w:rsidRPr="00BF443C">
        <w:rPr>
          <w:rFonts w:ascii="Arial" w:hAnsi="Arial" w:hint="cs"/>
          <w:color w:val="FF0000"/>
          <w:sz w:val="24"/>
          <w:szCs w:val="24"/>
          <w:rtl/>
        </w:rPr>
        <w:lastRenderedPageBreak/>
        <w:t xml:space="preserve">חברה </w:t>
      </w:r>
      <w:r w:rsidRPr="00BF443C">
        <w:rPr>
          <w:rFonts w:ascii="Arial" w:hAnsi="Arial"/>
          <w:color w:val="FF0000"/>
          <w:sz w:val="24"/>
          <w:szCs w:val="24"/>
          <w:rtl/>
        </w:rPr>
        <w:t>–</w:t>
      </w:r>
      <w:r w:rsidRPr="00BF443C">
        <w:rPr>
          <w:rFonts w:ascii="Arial" w:hAnsi="Arial" w:hint="cs"/>
          <w:color w:val="FF0000"/>
          <w:sz w:val="24"/>
          <w:szCs w:val="24"/>
          <w:rtl/>
        </w:rPr>
        <w:t xml:space="preserve"> חברה היא דבר משמעותי ולכן צריכה להיות כמחלקה נפרדת. מי שמידל מחלקה בתוך איש קשר מונע מצב שבו אדם יזמין </w:t>
      </w:r>
      <w:r w:rsidR="00B0619D" w:rsidRPr="00BF443C">
        <w:rPr>
          <w:rFonts w:ascii="Arial" w:hAnsi="Arial" w:hint="cs"/>
          <w:color w:val="FF0000"/>
          <w:sz w:val="24"/>
          <w:szCs w:val="24"/>
          <w:rtl/>
        </w:rPr>
        <w:t>אירוע</w:t>
      </w:r>
      <w:r w:rsidRPr="00BF443C">
        <w:rPr>
          <w:rFonts w:ascii="Arial" w:hAnsi="Arial" w:hint="cs"/>
          <w:color w:val="FF0000"/>
          <w:sz w:val="24"/>
          <w:szCs w:val="24"/>
          <w:rtl/>
        </w:rPr>
        <w:t xml:space="preserve"> פרטי, אבל גם יזמין עבור חברה.</w:t>
      </w:r>
    </w:p>
    <w:p w:rsidR="00BF443C" w:rsidRPr="00BF443C" w:rsidRDefault="00BF443C" w:rsidP="00BF443C">
      <w:pPr>
        <w:bidi/>
        <w:spacing w:after="0"/>
        <w:ind w:left="502"/>
        <w:jc w:val="both"/>
        <w:rPr>
          <w:rFonts w:ascii="Arial" w:hAnsi="Arial"/>
          <w:color w:val="FF0000"/>
          <w:sz w:val="24"/>
          <w:szCs w:val="24"/>
          <w:rtl/>
        </w:rPr>
      </w:pPr>
      <w:r w:rsidRPr="00BF443C">
        <w:rPr>
          <w:rFonts w:ascii="Arial" w:hAnsi="Arial" w:hint="cs"/>
          <w:color w:val="FF0000"/>
          <w:sz w:val="24"/>
          <w:szCs w:val="24"/>
          <w:rtl/>
        </w:rPr>
        <w:t>מאפיינים נוספים כגון שעת התחלה וסיום לא מופיעים בסיפור ולכן לא חייבים להיות בתרשים.</w:t>
      </w:r>
    </w:p>
    <w:p w:rsidR="00BF443C" w:rsidRPr="00BF443C" w:rsidRDefault="00BF443C" w:rsidP="00BF443C">
      <w:pPr>
        <w:bidi/>
        <w:spacing w:after="0"/>
        <w:ind w:left="502"/>
        <w:jc w:val="both"/>
        <w:rPr>
          <w:rFonts w:ascii="Arial" w:hAnsi="Arial"/>
          <w:color w:val="FF0000"/>
          <w:sz w:val="24"/>
          <w:szCs w:val="24"/>
          <w:rtl/>
        </w:rPr>
      </w:pPr>
      <w:r w:rsidRPr="00BF443C">
        <w:rPr>
          <w:rFonts w:ascii="Arial" w:hAnsi="Arial" w:hint="cs"/>
          <w:color w:val="FF0000"/>
          <w:sz w:val="24"/>
          <w:szCs w:val="24"/>
          <w:rtl/>
        </w:rPr>
        <w:t xml:space="preserve">מחיר המנות חייב להופיע במחלקת הקשר אפילו אם אין שינוי מול המחיר המקורי, כיוון שבעתיד מחיר זה יכול להשתנות וזה ישפיע על ההסכמים שנחתמו מול </w:t>
      </w:r>
      <w:r w:rsidR="00B0619D" w:rsidRPr="00BF443C">
        <w:rPr>
          <w:rFonts w:ascii="Arial" w:hAnsi="Arial" w:hint="cs"/>
          <w:color w:val="FF0000"/>
          <w:sz w:val="24"/>
          <w:szCs w:val="24"/>
          <w:rtl/>
        </w:rPr>
        <w:t>אירוע</w:t>
      </w:r>
      <w:r w:rsidRPr="00BF443C">
        <w:rPr>
          <w:rFonts w:ascii="Arial" w:hAnsi="Arial" w:hint="cs"/>
          <w:color w:val="FF0000"/>
          <w:sz w:val="24"/>
          <w:szCs w:val="24"/>
          <w:rtl/>
        </w:rPr>
        <w:t xml:space="preserve"> </w:t>
      </w:r>
      <w:r w:rsidR="00B0619D" w:rsidRPr="00BF443C">
        <w:rPr>
          <w:rFonts w:ascii="Arial" w:hAnsi="Arial" w:hint="cs"/>
          <w:color w:val="FF0000"/>
          <w:sz w:val="24"/>
          <w:szCs w:val="24"/>
          <w:rtl/>
        </w:rPr>
        <w:t>מסוים</w:t>
      </w:r>
      <w:r w:rsidRPr="00BF443C">
        <w:rPr>
          <w:rFonts w:ascii="Arial" w:hAnsi="Arial" w:hint="cs"/>
          <w:color w:val="FF0000"/>
          <w:sz w:val="24"/>
          <w:szCs w:val="24"/>
          <w:rtl/>
        </w:rPr>
        <w:t>.</w:t>
      </w:r>
    </w:p>
    <w:p w:rsidR="00BF443C" w:rsidRDefault="00BF443C" w:rsidP="00BF443C">
      <w:pPr>
        <w:bidi/>
        <w:spacing w:after="0"/>
        <w:ind w:left="502"/>
        <w:jc w:val="both"/>
        <w:rPr>
          <w:rFonts w:ascii="Arial" w:hAnsi="Arial"/>
          <w:sz w:val="24"/>
          <w:szCs w:val="24"/>
          <w:rtl/>
        </w:rPr>
      </w:pPr>
    </w:p>
    <w:p w:rsidR="00BF443C" w:rsidRPr="00BF01AE" w:rsidRDefault="002F0120" w:rsidP="00BF443C">
      <w:pPr>
        <w:bidi/>
        <w:spacing w:after="0"/>
        <w:ind w:left="502"/>
        <w:jc w:val="both"/>
        <w:rPr>
          <w:rFonts w:ascii="Arial" w:hAnsi="Arial"/>
          <w:sz w:val="24"/>
          <w:szCs w:val="24"/>
        </w:rPr>
      </w:pPr>
      <w:r>
        <w:rPr>
          <w:noProof/>
        </w:rPr>
        <w:drawing>
          <wp:inline distT="0" distB="0" distL="0" distR="0" wp14:anchorId="3871D560" wp14:editId="021395DA">
            <wp:extent cx="5274310" cy="51092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5109210"/>
                    </a:xfrm>
                    <a:prstGeom prst="rect">
                      <a:avLst/>
                    </a:prstGeom>
                  </pic:spPr>
                </pic:pic>
              </a:graphicData>
            </a:graphic>
          </wp:inline>
        </w:drawing>
      </w:r>
      <w:bookmarkStart w:id="4" w:name="_GoBack"/>
      <w:bookmarkEnd w:id="4"/>
    </w:p>
    <w:p w:rsidR="005D3792" w:rsidRPr="00BF01AE" w:rsidRDefault="005D3792" w:rsidP="007A20C8">
      <w:pPr>
        <w:bidi/>
        <w:spacing w:after="0"/>
        <w:ind w:left="502"/>
        <w:jc w:val="both"/>
        <w:rPr>
          <w:rFonts w:ascii="Arial" w:hAnsi="Arial"/>
          <w:sz w:val="24"/>
          <w:szCs w:val="24"/>
        </w:rPr>
      </w:pPr>
    </w:p>
    <w:p w:rsidR="005D3792" w:rsidRDefault="00616D04" w:rsidP="004A7623">
      <w:pPr>
        <w:numPr>
          <w:ilvl w:val="0"/>
          <w:numId w:val="1"/>
        </w:numPr>
        <w:bidi/>
        <w:spacing w:after="0"/>
        <w:jc w:val="both"/>
        <w:rPr>
          <w:rFonts w:ascii="Arial" w:hAnsi="Arial"/>
          <w:sz w:val="24"/>
          <w:szCs w:val="24"/>
        </w:rPr>
      </w:pPr>
      <w:r w:rsidRPr="00BF01AE">
        <w:rPr>
          <w:rFonts w:ascii="Arial" w:hAnsi="Arial"/>
          <w:sz w:val="24"/>
          <w:szCs w:val="24"/>
          <w:rtl/>
        </w:rPr>
        <w:t>ה</w:t>
      </w:r>
      <w:r w:rsidR="002F1511" w:rsidRPr="00BF01AE">
        <w:rPr>
          <w:rFonts w:ascii="Arial" w:hAnsi="Arial" w:hint="cs"/>
          <w:sz w:val="24"/>
          <w:szCs w:val="24"/>
          <w:rtl/>
        </w:rPr>
        <w:t>כן</w:t>
      </w:r>
      <w:r w:rsidRPr="00BF01AE">
        <w:rPr>
          <w:rFonts w:ascii="Arial" w:hAnsi="Arial"/>
          <w:sz w:val="24"/>
          <w:szCs w:val="24"/>
          <w:rtl/>
        </w:rPr>
        <w:t xml:space="preserve"> </w:t>
      </w:r>
      <w:r w:rsidRPr="00BF01AE">
        <w:rPr>
          <w:rFonts w:ascii="Arial" w:hAnsi="Arial"/>
          <w:sz w:val="24"/>
          <w:szCs w:val="24"/>
        </w:rPr>
        <w:t>Sequence Diagram</w:t>
      </w:r>
      <w:r w:rsidRPr="00BF01AE">
        <w:rPr>
          <w:rFonts w:ascii="Arial" w:hAnsi="Arial"/>
          <w:sz w:val="24"/>
          <w:szCs w:val="24"/>
          <w:rtl/>
        </w:rPr>
        <w:t xml:space="preserve"> </w:t>
      </w:r>
      <w:r w:rsidR="004A7623" w:rsidRPr="00BF01AE">
        <w:rPr>
          <w:rFonts w:ascii="Arial" w:hAnsi="Arial" w:hint="cs"/>
          <w:sz w:val="24"/>
          <w:szCs w:val="24"/>
          <w:rtl/>
        </w:rPr>
        <w:t xml:space="preserve">(אחד) </w:t>
      </w:r>
      <w:r w:rsidRPr="00BF01AE">
        <w:rPr>
          <w:rFonts w:ascii="Arial" w:hAnsi="Arial"/>
          <w:sz w:val="24"/>
          <w:szCs w:val="24"/>
          <w:rtl/>
        </w:rPr>
        <w:t>עבור</w:t>
      </w:r>
      <w:r w:rsidRPr="00BF01AE">
        <w:rPr>
          <w:rFonts w:ascii="Arial" w:hAnsi="Arial" w:hint="cs"/>
          <w:sz w:val="24"/>
          <w:szCs w:val="24"/>
          <w:rtl/>
        </w:rPr>
        <w:t xml:space="preserve"> </w:t>
      </w:r>
      <w:r w:rsidR="007A20C8" w:rsidRPr="00BF01AE">
        <w:rPr>
          <w:rFonts w:ascii="Arial" w:hAnsi="Arial" w:hint="cs"/>
          <w:sz w:val="24"/>
          <w:szCs w:val="24"/>
          <w:rtl/>
        </w:rPr>
        <w:t xml:space="preserve">תהליך </w:t>
      </w:r>
      <w:r w:rsidR="004A7623" w:rsidRPr="00BF01AE">
        <w:rPr>
          <w:rFonts w:ascii="Arial" w:hAnsi="Arial" w:hint="cs"/>
          <w:sz w:val="24"/>
          <w:szCs w:val="24"/>
          <w:rtl/>
        </w:rPr>
        <w:t>חישוב עלות המנות. שים לב שישנם מצבים שונים בהם חישוב זה מתבצע ויש לוודא שהתרשים מכסה את כולם.</w:t>
      </w:r>
      <w:r w:rsidR="007A20C8" w:rsidRPr="00BF01AE">
        <w:rPr>
          <w:rFonts w:ascii="Arial" w:hAnsi="Arial" w:hint="cs"/>
          <w:sz w:val="24"/>
          <w:szCs w:val="24"/>
          <w:rtl/>
        </w:rPr>
        <w:t xml:space="preserve"> </w:t>
      </w:r>
      <w:r w:rsidR="00113E20" w:rsidRPr="00BF01AE">
        <w:rPr>
          <w:rFonts w:ascii="Arial" w:hAnsi="Arial" w:hint="cs"/>
          <w:sz w:val="24"/>
          <w:szCs w:val="24"/>
          <w:rtl/>
        </w:rPr>
        <w:t xml:space="preserve"> (</w:t>
      </w:r>
      <w:r w:rsidR="002F1511" w:rsidRPr="00BF01AE">
        <w:rPr>
          <w:rFonts w:ascii="Arial" w:hAnsi="Arial" w:hint="cs"/>
          <w:sz w:val="24"/>
          <w:szCs w:val="24"/>
          <w:rtl/>
        </w:rPr>
        <w:t>10</w:t>
      </w:r>
      <w:r w:rsidR="00113E20" w:rsidRPr="00BF01AE">
        <w:rPr>
          <w:rFonts w:ascii="Arial" w:hAnsi="Arial" w:hint="cs"/>
          <w:sz w:val="24"/>
          <w:szCs w:val="24"/>
          <w:rtl/>
        </w:rPr>
        <w:t xml:space="preserve"> נק')</w:t>
      </w:r>
    </w:p>
    <w:p w:rsidR="00BF443C" w:rsidRPr="00BF443C" w:rsidRDefault="00BF443C" w:rsidP="00BF443C">
      <w:pPr>
        <w:bidi/>
        <w:spacing w:after="0"/>
        <w:ind w:left="502"/>
        <w:jc w:val="both"/>
        <w:rPr>
          <w:rFonts w:ascii="Arial" w:hAnsi="Arial"/>
          <w:color w:val="FF0000"/>
          <w:sz w:val="24"/>
          <w:szCs w:val="24"/>
          <w:rtl/>
          <w:lang w:val="en-US"/>
        </w:rPr>
      </w:pPr>
      <w:r w:rsidRPr="00BF443C">
        <w:rPr>
          <w:rFonts w:ascii="Arial" w:hAnsi="Arial" w:hint="cs"/>
          <w:color w:val="FF0000"/>
          <w:sz w:val="24"/>
          <w:szCs w:val="24"/>
          <w:rtl/>
        </w:rPr>
        <w:t xml:space="preserve">הכוונה בסעיף זה הייתה שיש למדל את ה- </w:t>
      </w:r>
      <w:r w:rsidRPr="00BF443C">
        <w:rPr>
          <w:rFonts w:ascii="Arial" w:hAnsi="Arial"/>
          <w:color w:val="FF0000"/>
          <w:sz w:val="24"/>
          <w:szCs w:val="24"/>
          <w:lang w:val="en-US"/>
        </w:rPr>
        <w:t>UC</w:t>
      </w:r>
      <w:r w:rsidRPr="00BF443C">
        <w:rPr>
          <w:rFonts w:ascii="Arial" w:hAnsi="Arial" w:hint="cs"/>
          <w:color w:val="FF0000"/>
          <w:sz w:val="24"/>
          <w:szCs w:val="24"/>
          <w:rtl/>
          <w:lang w:val="en-US"/>
        </w:rPr>
        <w:t xml:space="preserve"> של החישוב (</w:t>
      </w:r>
      <w:r w:rsidRPr="00BF443C">
        <w:rPr>
          <w:rFonts w:ascii="Arial" w:hAnsi="Arial"/>
          <w:color w:val="FF0000"/>
          <w:sz w:val="24"/>
          <w:szCs w:val="24"/>
          <w:lang w:val="en-US"/>
        </w:rPr>
        <w:t>UC4.1</w:t>
      </w:r>
      <w:r w:rsidRPr="00BF443C">
        <w:rPr>
          <w:rFonts w:ascii="Arial" w:hAnsi="Arial" w:hint="cs"/>
          <w:color w:val="FF0000"/>
          <w:sz w:val="24"/>
          <w:szCs w:val="24"/>
          <w:rtl/>
          <w:lang w:val="en-US"/>
        </w:rPr>
        <w:t xml:space="preserve">). במקרה זה, אנחנו כבר יודעים מה </w:t>
      </w:r>
      <w:r w:rsidR="00B0619D" w:rsidRPr="00BF443C">
        <w:rPr>
          <w:rFonts w:ascii="Arial" w:hAnsi="Arial" w:hint="cs"/>
          <w:color w:val="FF0000"/>
          <w:sz w:val="24"/>
          <w:szCs w:val="24"/>
          <w:rtl/>
          <w:lang w:val="en-US"/>
        </w:rPr>
        <w:t>האירוע</w:t>
      </w:r>
      <w:r w:rsidRPr="00BF443C">
        <w:rPr>
          <w:rFonts w:ascii="Arial" w:hAnsi="Arial" w:hint="cs"/>
          <w:color w:val="FF0000"/>
          <w:sz w:val="24"/>
          <w:szCs w:val="24"/>
          <w:rtl/>
          <w:lang w:val="en-US"/>
        </w:rPr>
        <w:t xml:space="preserve">, כמות המוזמנים וכו' ולכן לא היה צריך לעשות קלט ממשתמש אלא פשוט לולאה על המנות (מחלקת הקשר) שסוכמת אותם ומכפילה בכמות המוזמנים. מי שעשה </w:t>
      </w:r>
      <w:r w:rsidRPr="00BF443C">
        <w:rPr>
          <w:rFonts w:ascii="Arial" w:hAnsi="Arial"/>
          <w:color w:val="FF0000"/>
          <w:sz w:val="24"/>
          <w:szCs w:val="24"/>
          <w:lang w:val="en-US"/>
        </w:rPr>
        <w:t>UC</w:t>
      </w:r>
      <w:r w:rsidRPr="00BF443C">
        <w:rPr>
          <w:rFonts w:ascii="Arial" w:hAnsi="Arial" w:hint="cs"/>
          <w:color w:val="FF0000"/>
          <w:sz w:val="24"/>
          <w:szCs w:val="24"/>
          <w:rtl/>
          <w:lang w:val="en-US"/>
        </w:rPr>
        <w:t xml:space="preserve"> שמטפל בכל המקרים טעה </w:t>
      </w:r>
      <w:r w:rsidRPr="00BF443C">
        <w:rPr>
          <w:rFonts w:ascii="Arial" w:hAnsi="Arial"/>
          <w:color w:val="FF0000"/>
          <w:sz w:val="24"/>
          <w:szCs w:val="24"/>
          <w:rtl/>
          <w:lang w:val="en-US"/>
        </w:rPr>
        <w:t>–</w:t>
      </w:r>
      <w:r w:rsidRPr="00BF443C">
        <w:rPr>
          <w:rFonts w:ascii="Arial" w:hAnsi="Arial" w:hint="cs"/>
          <w:color w:val="FF0000"/>
          <w:sz w:val="24"/>
          <w:szCs w:val="24"/>
          <w:rtl/>
          <w:lang w:val="en-US"/>
        </w:rPr>
        <w:t xml:space="preserve"> וזה גם בדר"כ סתר את תרשים ה- </w:t>
      </w:r>
      <w:r w:rsidRPr="00BF443C">
        <w:rPr>
          <w:rFonts w:ascii="Arial" w:hAnsi="Arial"/>
          <w:color w:val="FF0000"/>
          <w:sz w:val="24"/>
          <w:szCs w:val="24"/>
          <w:lang w:val="en-US"/>
        </w:rPr>
        <w:t xml:space="preserve">UC </w:t>
      </w:r>
      <w:r w:rsidRPr="00BF443C">
        <w:rPr>
          <w:rFonts w:ascii="Arial" w:hAnsi="Arial" w:hint="cs"/>
          <w:color w:val="FF0000"/>
          <w:sz w:val="24"/>
          <w:szCs w:val="24"/>
          <w:rtl/>
          <w:lang w:val="en-US"/>
        </w:rPr>
        <w:t xml:space="preserve"> שהוכן בסעיף קודם. </w:t>
      </w:r>
    </w:p>
    <w:p w:rsidR="004A7623" w:rsidRPr="00BF443C" w:rsidRDefault="004A7623">
      <w:pPr>
        <w:pStyle w:val="ListParagraph"/>
        <w:tabs>
          <w:tab w:val="left" w:pos="3344"/>
        </w:tabs>
        <w:bidi/>
        <w:ind w:left="3770" w:hanging="3410"/>
        <w:rPr>
          <w:rFonts w:ascii="Arial" w:hAnsi="Arial"/>
          <w:color w:val="FF0000"/>
          <w:sz w:val="24"/>
          <w:szCs w:val="24"/>
          <w:rtl/>
        </w:rPr>
      </w:pPr>
    </w:p>
    <w:p w:rsidR="005D3792" w:rsidRDefault="00DF7A26">
      <w:pPr>
        <w:numPr>
          <w:ilvl w:val="0"/>
          <w:numId w:val="1"/>
        </w:numPr>
        <w:bidi/>
        <w:spacing w:after="0"/>
        <w:jc w:val="both"/>
        <w:rPr>
          <w:rFonts w:ascii="Arial" w:hAnsi="Arial"/>
          <w:sz w:val="24"/>
          <w:szCs w:val="24"/>
        </w:rPr>
      </w:pPr>
      <w:r w:rsidRPr="00BF01AE">
        <w:rPr>
          <w:rFonts w:ascii="Arial" w:hAnsi="Arial" w:hint="cs"/>
          <w:sz w:val="24"/>
          <w:szCs w:val="24"/>
          <w:rtl/>
        </w:rPr>
        <w:t>הצ</w:t>
      </w:r>
      <w:r w:rsidR="001A63E6" w:rsidRPr="00BF01AE">
        <w:rPr>
          <w:rFonts w:ascii="Arial" w:hAnsi="Arial" w:hint="cs"/>
          <w:sz w:val="24"/>
          <w:szCs w:val="24"/>
          <w:rtl/>
        </w:rPr>
        <w:t>ע/י</w:t>
      </w:r>
      <w:r w:rsidRPr="00BF01AE">
        <w:rPr>
          <w:rFonts w:ascii="Arial" w:hAnsi="Arial" w:hint="cs"/>
          <w:sz w:val="24"/>
          <w:szCs w:val="24"/>
          <w:rtl/>
        </w:rPr>
        <w:t xml:space="preserve"> 4 שיפורים למערכת כפי שהוצגה (4 נק')</w:t>
      </w:r>
    </w:p>
    <w:p w:rsidR="00E2721E" w:rsidRDefault="00E2721E" w:rsidP="00E2721E">
      <w:pPr>
        <w:pStyle w:val="ListParagraph"/>
        <w:numPr>
          <w:ilvl w:val="0"/>
          <w:numId w:val="13"/>
        </w:numPr>
        <w:bidi/>
        <w:spacing w:after="0"/>
        <w:jc w:val="both"/>
        <w:rPr>
          <w:rFonts w:ascii="Arial" w:hAnsi="Arial"/>
          <w:color w:val="FF0000"/>
        </w:rPr>
      </w:pPr>
      <w:r>
        <w:rPr>
          <w:rFonts w:ascii="Arial" w:hAnsi="Arial" w:hint="cs"/>
          <w:color w:val="FF0000"/>
          <w:rtl/>
        </w:rPr>
        <w:t>להוסיף במערכת מידע אפשרות לסיווג המנות לפי קטגוריות כמו בשרי וצמחוני או הודי ואיטלקי. בכך, כאשר לקוחות מגיעים לקבוע אירוע, ניתן להציע ולהמליץ להם מנות על פי הקטגוריה המבוקשת להם במקום שהם יצטרכו לעבור על כל המנות של האולם.</w:t>
      </w:r>
    </w:p>
    <w:p w:rsidR="00E2721E" w:rsidRDefault="00E2721E" w:rsidP="00E2721E">
      <w:pPr>
        <w:pStyle w:val="ListParagraph"/>
        <w:numPr>
          <w:ilvl w:val="0"/>
          <w:numId w:val="13"/>
        </w:numPr>
        <w:bidi/>
        <w:spacing w:after="0"/>
        <w:jc w:val="both"/>
        <w:rPr>
          <w:rFonts w:ascii="Arial" w:hAnsi="Arial"/>
          <w:color w:val="FF0000"/>
        </w:rPr>
      </w:pPr>
      <w:r>
        <w:rPr>
          <w:rFonts w:ascii="Arial" w:hAnsi="Arial" w:hint="cs"/>
          <w:color w:val="FF0000"/>
          <w:rtl/>
        </w:rPr>
        <w:t>להוסיף במערכת המידע אפשרות בה הלקוחות יוכלו לדרג את העובדים בסיום האירוע.</w:t>
      </w:r>
    </w:p>
    <w:p w:rsidR="00E2721E" w:rsidRDefault="00E2721E" w:rsidP="00E2721E">
      <w:pPr>
        <w:pStyle w:val="ListParagraph"/>
        <w:numPr>
          <w:ilvl w:val="0"/>
          <w:numId w:val="13"/>
        </w:numPr>
        <w:bidi/>
        <w:spacing w:after="0"/>
        <w:jc w:val="both"/>
        <w:rPr>
          <w:rFonts w:ascii="Arial" w:hAnsi="Arial"/>
          <w:color w:val="FF0000"/>
        </w:rPr>
      </w:pPr>
      <w:r>
        <w:rPr>
          <w:rFonts w:ascii="Arial" w:hAnsi="Arial" w:hint="cs"/>
          <w:color w:val="FF0000"/>
          <w:rtl/>
        </w:rPr>
        <w:t xml:space="preserve">הוספת אפשרות של </w:t>
      </w:r>
      <w:r w:rsidR="00415AB7">
        <w:rPr>
          <w:rFonts w:ascii="Arial" w:hAnsi="Arial" w:hint="cs"/>
          <w:color w:val="FF0000"/>
          <w:rtl/>
        </w:rPr>
        <w:t>שמירת המידע אודות עיצוב האולם באירוע, שיכלול תמונות ופרטים אודות כל סגנון עיצוב.</w:t>
      </w:r>
    </w:p>
    <w:p w:rsidR="00415AB7" w:rsidRDefault="00415AB7" w:rsidP="00415AB7">
      <w:pPr>
        <w:pStyle w:val="ListParagraph"/>
        <w:numPr>
          <w:ilvl w:val="0"/>
          <w:numId w:val="13"/>
        </w:numPr>
        <w:bidi/>
        <w:spacing w:after="0"/>
        <w:jc w:val="both"/>
        <w:rPr>
          <w:rFonts w:ascii="Arial" w:hAnsi="Arial"/>
          <w:color w:val="FF0000"/>
        </w:rPr>
      </w:pPr>
      <w:r>
        <w:rPr>
          <w:rFonts w:ascii="Arial" w:hAnsi="Arial" w:hint="cs"/>
          <w:color w:val="FF0000"/>
          <w:rtl/>
        </w:rPr>
        <w:t xml:space="preserve">הוספת אפשרות של התראת הודעות(באמצעות שליחה אוטומטית של אימייל או </w:t>
      </w:r>
      <w:r>
        <w:rPr>
          <w:rFonts w:ascii="Arial" w:hAnsi="Arial" w:hint="cs"/>
          <w:color w:val="FF0000"/>
        </w:rPr>
        <w:t>SMS</w:t>
      </w:r>
      <w:r>
        <w:rPr>
          <w:rFonts w:ascii="Arial" w:hAnsi="Arial" w:hint="cs"/>
          <w:color w:val="FF0000"/>
          <w:rtl/>
        </w:rPr>
        <w:t xml:space="preserve">) למנהל האולם ולאחראי האירוע במידה ולא צוותו מספיק עובדים לאירוע </w:t>
      </w:r>
      <w:r>
        <w:rPr>
          <w:rFonts w:ascii="Arial" w:hAnsi="Arial" w:hint="cs"/>
          <w:color w:val="FF0000"/>
        </w:rPr>
        <w:t>X</w:t>
      </w:r>
      <w:r>
        <w:rPr>
          <w:rFonts w:ascii="Arial" w:hAnsi="Arial" w:hint="cs"/>
          <w:color w:val="FF0000"/>
          <w:rtl/>
        </w:rPr>
        <w:t xml:space="preserve"> זמן לפני תחילתו.</w:t>
      </w:r>
    </w:p>
    <w:p w:rsidR="004A7623" w:rsidRPr="00BF01AE" w:rsidRDefault="004A7623" w:rsidP="004A7623">
      <w:pPr>
        <w:numPr>
          <w:ilvl w:val="0"/>
          <w:numId w:val="1"/>
        </w:numPr>
        <w:bidi/>
        <w:spacing w:after="0"/>
        <w:jc w:val="both"/>
        <w:rPr>
          <w:rFonts w:ascii="Arial" w:hAnsi="Arial"/>
          <w:sz w:val="24"/>
          <w:szCs w:val="24"/>
        </w:rPr>
      </w:pPr>
      <w:r w:rsidRPr="00BF01AE">
        <w:rPr>
          <w:rFonts w:ascii="Arial" w:hAnsi="Arial" w:hint="cs"/>
          <w:sz w:val="24"/>
          <w:szCs w:val="24"/>
          <w:rtl/>
          <w:lang w:val="en-US"/>
        </w:rPr>
        <w:t>מבין המחלקות הבאות, למי אפשר היה לעשות תרשים מצבים: (</w:t>
      </w:r>
      <w:r w:rsidR="005F2E33" w:rsidRPr="00BF01AE">
        <w:rPr>
          <w:rFonts w:ascii="Arial" w:hAnsi="Arial" w:hint="cs"/>
          <w:sz w:val="24"/>
          <w:szCs w:val="24"/>
          <w:rtl/>
          <w:lang w:val="en-US"/>
        </w:rPr>
        <w:t>1</w:t>
      </w:r>
      <w:r w:rsidRPr="00BF01AE">
        <w:rPr>
          <w:rFonts w:ascii="Arial" w:hAnsi="Arial" w:hint="cs"/>
          <w:sz w:val="24"/>
          <w:szCs w:val="24"/>
          <w:rtl/>
          <w:lang w:val="en-US"/>
        </w:rPr>
        <w:t xml:space="preserve"> נק')</w:t>
      </w:r>
    </w:p>
    <w:p w:rsidR="004A7623" w:rsidRPr="00BF01AE" w:rsidRDefault="004A7623" w:rsidP="004A7623">
      <w:pPr>
        <w:pStyle w:val="ListParagraph"/>
        <w:rPr>
          <w:rFonts w:ascii="Arial" w:hAnsi="Arial"/>
          <w:sz w:val="24"/>
          <w:szCs w:val="24"/>
          <w:rtl/>
          <w:lang w:val="en-GB"/>
        </w:rPr>
      </w:pPr>
    </w:p>
    <w:p w:rsidR="004A7623" w:rsidRPr="00BF01AE" w:rsidRDefault="004A7623" w:rsidP="004A7623">
      <w:pPr>
        <w:pStyle w:val="ListParagraph"/>
        <w:numPr>
          <w:ilvl w:val="0"/>
          <w:numId w:val="7"/>
        </w:numPr>
        <w:bidi/>
        <w:spacing w:after="0"/>
        <w:jc w:val="both"/>
        <w:rPr>
          <w:rFonts w:ascii="Arial" w:hAnsi="Arial"/>
          <w:sz w:val="24"/>
          <w:szCs w:val="24"/>
        </w:rPr>
      </w:pPr>
      <w:r w:rsidRPr="00BF01AE">
        <w:rPr>
          <w:rFonts w:ascii="Arial" w:hAnsi="Arial" w:hint="cs"/>
          <w:sz w:val="24"/>
          <w:szCs w:val="24"/>
          <w:rtl/>
        </w:rPr>
        <w:t>מחלקת מנה</w:t>
      </w:r>
    </w:p>
    <w:p w:rsidR="004A7623" w:rsidRPr="00BF01AE" w:rsidRDefault="004A7623" w:rsidP="004A7623">
      <w:pPr>
        <w:pStyle w:val="ListParagraph"/>
        <w:numPr>
          <w:ilvl w:val="0"/>
          <w:numId w:val="7"/>
        </w:numPr>
        <w:bidi/>
        <w:spacing w:after="0"/>
        <w:jc w:val="both"/>
        <w:rPr>
          <w:rFonts w:ascii="Arial" w:hAnsi="Arial"/>
          <w:sz w:val="24"/>
          <w:szCs w:val="24"/>
        </w:rPr>
      </w:pPr>
      <w:r w:rsidRPr="00BF01AE">
        <w:rPr>
          <w:rFonts w:ascii="Arial" w:hAnsi="Arial" w:hint="cs"/>
          <w:sz w:val="24"/>
          <w:szCs w:val="24"/>
          <w:rtl/>
        </w:rPr>
        <w:t>מחלקת איש קשר</w:t>
      </w:r>
    </w:p>
    <w:p w:rsidR="004A7623" w:rsidRPr="00BF01AE" w:rsidRDefault="004A7623" w:rsidP="004A7623">
      <w:pPr>
        <w:pStyle w:val="ListParagraph"/>
        <w:numPr>
          <w:ilvl w:val="0"/>
          <w:numId w:val="7"/>
        </w:numPr>
        <w:bidi/>
        <w:spacing w:after="0"/>
        <w:jc w:val="both"/>
        <w:rPr>
          <w:rFonts w:ascii="Arial" w:hAnsi="Arial"/>
          <w:sz w:val="24"/>
          <w:szCs w:val="24"/>
        </w:rPr>
      </w:pPr>
      <w:r w:rsidRPr="00BF01AE">
        <w:rPr>
          <w:rFonts w:ascii="Arial" w:hAnsi="Arial" w:hint="cs"/>
          <w:sz w:val="24"/>
          <w:szCs w:val="24"/>
          <w:rtl/>
        </w:rPr>
        <w:t>מחלקת אירוע</w:t>
      </w:r>
    </w:p>
    <w:p w:rsidR="004A7623" w:rsidRDefault="004A7623" w:rsidP="004A7623">
      <w:pPr>
        <w:pStyle w:val="ListParagraph"/>
        <w:numPr>
          <w:ilvl w:val="0"/>
          <w:numId w:val="7"/>
        </w:numPr>
        <w:bidi/>
        <w:spacing w:after="0"/>
        <w:jc w:val="both"/>
        <w:rPr>
          <w:rFonts w:ascii="Arial" w:hAnsi="Arial"/>
          <w:sz w:val="24"/>
          <w:szCs w:val="24"/>
        </w:rPr>
      </w:pPr>
      <w:r w:rsidRPr="00BF01AE">
        <w:rPr>
          <w:rFonts w:ascii="Arial" w:hAnsi="Arial" w:hint="cs"/>
          <w:sz w:val="24"/>
          <w:szCs w:val="24"/>
          <w:rtl/>
        </w:rPr>
        <w:t>מחלקת מחיר</w:t>
      </w:r>
    </w:p>
    <w:p w:rsidR="008D3E9B" w:rsidRPr="008D3E9B" w:rsidRDefault="008D3E9B" w:rsidP="008D3E9B">
      <w:pPr>
        <w:bidi/>
        <w:spacing w:after="0"/>
        <w:jc w:val="both"/>
        <w:rPr>
          <w:rFonts w:ascii="Arial" w:hAnsi="Arial"/>
          <w:sz w:val="24"/>
          <w:szCs w:val="24"/>
          <w:rtl/>
        </w:rPr>
      </w:pPr>
      <w:r>
        <w:rPr>
          <w:rFonts w:ascii="Arial" w:hAnsi="Arial" w:cs="Arial" w:hint="cs"/>
          <w:color w:val="FF0000"/>
          <w:rtl/>
          <w:lang w:val="en-US"/>
        </w:rPr>
        <w:t>מחלקת אירוע</w:t>
      </w:r>
    </w:p>
    <w:p w:rsidR="004A7623" w:rsidRDefault="004A7623" w:rsidP="005F2E33">
      <w:pPr>
        <w:numPr>
          <w:ilvl w:val="1"/>
          <w:numId w:val="1"/>
        </w:numPr>
        <w:bidi/>
        <w:spacing w:after="0"/>
        <w:ind w:left="566"/>
        <w:jc w:val="both"/>
        <w:rPr>
          <w:rFonts w:ascii="Arial" w:hAnsi="Arial"/>
          <w:sz w:val="24"/>
          <w:szCs w:val="24"/>
          <w:lang w:val="en-US"/>
        </w:rPr>
      </w:pPr>
      <w:r w:rsidRPr="00BF01AE">
        <w:rPr>
          <w:rFonts w:ascii="Arial" w:hAnsi="Arial" w:hint="cs"/>
          <w:sz w:val="24"/>
          <w:szCs w:val="24"/>
          <w:rtl/>
          <w:lang w:val="en-US"/>
        </w:rPr>
        <w:t>ציין 3 מצבים אפשריים עבור אובייקט מהמחלקה שבחרת (3 נק')</w:t>
      </w:r>
    </w:p>
    <w:p w:rsidR="009B134F" w:rsidRPr="00415AB7" w:rsidRDefault="009B134F" w:rsidP="00415AB7">
      <w:pPr>
        <w:pStyle w:val="ListParagraph"/>
        <w:numPr>
          <w:ilvl w:val="0"/>
          <w:numId w:val="14"/>
        </w:numPr>
        <w:bidi/>
        <w:spacing w:after="0"/>
        <w:jc w:val="both"/>
        <w:rPr>
          <w:rFonts w:ascii="Arial" w:hAnsi="Arial"/>
          <w:color w:val="FF0000"/>
          <w:rtl/>
        </w:rPr>
      </w:pPr>
      <w:r w:rsidRPr="00415AB7">
        <w:rPr>
          <w:rFonts w:ascii="Arial" w:hAnsi="Arial" w:hint="cs"/>
          <w:color w:val="FF0000"/>
          <w:rtl/>
        </w:rPr>
        <w:t>אירוע בשלב התכנון הראשוני</w:t>
      </w:r>
    </w:p>
    <w:p w:rsidR="009B134F" w:rsidRPr="00415AB7" w:rsidRDefault="009B134F" w:rsidP="00415AB7">
      <w:pPr>
        <w:pStyle w:val="ListParagraph"/>
        <w:numPr>
          <w:ilvl w:val="0"/>
          <w:numId w:val="14"/>
        </w:numPr>
        <w:bidi/>
        <w:spacing w:after="0"/>
        <w:jc w:val="both"/>
        <w:rPr>
          <w:rFonts w:ascii="Arial" w:hAnsi="Arial"/>
          <w:color w:val="FF0000"/>
          <w:rtl/>
        </w:rPr>
      </w:pPr>
      <w:r w:rsidRPr="00415AB7">
        <w:rPr>
          <w:rFonts w:ascii="Arial" w:hAnsi="Arial" w:hint="cs"/>
          <w:color w:val="FF0000"/>
          <w:rtl/>
        </w:rPr>
        <w:t>אירוע הטעימות ובניית התפריט</w:t>
      </w:r>
    </w:p>
    <w:p w:rsidR="008D3E9B" w:rsidRPr="00415AB7" w:rsidRDefault="009B134F" w:rsidP="00415AB7">
      <w:pPr>
        <w:pStyle w:val="ListParagraph"/>
        <w:numPr>
          <w:ilvl w:val="0"/>
          <w:numId w:val="14"/>
        </w:numPr>
        <w:bidi/>
        <w:spacing w:after="0"/>
        <w:jc w:val="both"/>
        <w:rPr>
          <w:rFonts w:ascii="Arial" w:hAnsi="Arial"/>
          <w:color w:val="FF0000"/>
          <w:rtl/>
        </w:rPr>
      </w:pPr>
      <w:r w:rsidRPr="00415AB7">
        <w:rPr>
          <w:rFonts w:ascii="Arial" w:hAnsi="Arial" w:hint="cs"/>
          <w:color w:val="FF0000"/>
          <w:rtl/>
        </w:rPr>
        <w:t>אירוע בארכיון</w:t>
      </w:r>
    </w:p>
    <w:p w:rsidR="004A7623" w:rsidRPr="00BF01AE" w:rsidRDefault="004A7623" w:rsidP="004A7623">
      <w:pPr>
        <w:bidi/>
        <w:spacing w:after="0"/>
        <w:ind w:left="502"/>
        <w:jc w:val="both"/>
        <w:rPr>
          <w:rFonts w:ascii="Arial" w:hAnsi="Arial"/>
          <w:sz w:val="24"/>
          <w:szCs w:val="24"/>
          <w:lang w:val="en-US"/>
        </w:rPr>
      </w:pPr>
    </w:p>
    <w:p w:rsidR="004A7623" w:rsidRPr="00BF01AE" w:rsidRDefault="005F2E33" w:rsidP="004A7623">
      <w:pPr>
        <w:numPr>
          <w:ilvl w:val="0"/>
          <w:numId w:val="1"/>
        </w:numPr>
        <w:bidi/>
        <w:spacing w:after="0"/>
        <w:jc w:val="both"/>
        <w:rPr>
          <w:rFonts w:ascii="Arial" w:hAnsi="Arial"/>
          <w:sz w:val="24"/>
          <w:szCs w:val="24"/>
          <w:lang w:val="en-US"/>
        </w:rPr>
      </w:pPr>
      <w:r w:rsidRPr="00BF01AE">
        <w:rPr>
          <w:rFonts w:ascii="Arial" w:hAnsi="Arial" w:hint="cs"/>
          <w:sz w:val="24"/>
          <w:szCs w:val="24"/>
          <w:rtl/>
          <w:lang w:val="en-US"/>
        </w:rPr>
        <w:t xml:space="preserve">בהנחה ולא עשית זאת, </w:t>
      </w:r>
      <w:r w:rsidR="004A7623" w:rsidRPr="00BF01AE">
        <w:rPr>
          <w:rFonts w:ascii="Arial" w:hAnsi="Arial" w:hint="cs"/>
          <w:sz w:val="24"/>
          <w:szCs w:val="24"/>
          <w:rtl/>
          <w:lang w:val="en-US"/>
        </w:rPr>
        <w:t xml:space="preserve">האם ניתן לאחד את מחלקת אנשי קשר עם מחלקת עובדים? </w:t>
      </w:r>
      <w:r w:rsidRPr="00BF01AE">
        <w:rPr>
          <w:rFonts w:ascii="Arial" w:hAnsi="Arial" w:hint="cs"/>
          <w:sz w:val="24"/>
          <w:szCs w:val="24"/>
          <w:rtl/>
          <w:lang w:val="en-US"/>
        </w:rPr>
        <w:t>אם עשית זאת, מה החסרונות שבחיבור זה? (2 נק')</w:t>
      </w:r>
    </w:p>
    <w:p w:rsidR="005F2E33" w:rsidRPr="00BF01AE" w:rsidRDefault="005F2E33" w:rsidP="005F2E33">
      <w:pPr>
        <w:bidi/>
        <w:spacing w:after="0"/>
        <w:ind w:left="502"/>
        <w:jc w:val="both"/>
        <w:rPr>
          <w:rFonts w:ascii="Arial" w:hAnsi="Arial"/>
          <w:sz w:val="24"/>
          <w:szCs w:val="24"/>
          <w:lang w:val="en-US"/>
        </w:rPr>
      </w:pPr>
    </w:p>
    <w:p w:rsidR="005F2E33" w:rsidRPr="00BF01AE" w:rsidRDefault="005F2E33" w:rsidP="005F2E33">
      <w:pPr>
        <w:numPr>
          <w:ilvl w:val="0"/>
          <w:numId w:val="1"/>
        </w:numPr>
        <w:bidi/>
        <w:spacing w:after="0"/>
        <w:jc w:val="both"/>
        <w:rPr>
          <w:rFonts w:ascii="Arial" w:hAnsi="Arial"/>
          <w:sz w:val="24"/>
          <w:szCs w:val="24"/>
          <w:rtl/>
          <w:lang w:val="en-US"/>
        </w:rPr>
      </w:pPr>
      <w:r w:rsidRPr="00BF01AE">
        <w:rPr>
          <w:rFonts w:ascii="Arial" w:hAnsi="Arial" w:hint="cs"/>
          <w:sz w:val="24"/>
          <w:szCs w:val="24"/>
          <w:rtl/>
          <w:lang w:val="en-US"/>
        </w:rPr>
        <w:t>ציין 2 בדיקות קופסה לבנה ושתי בדיקות קופסה שחורה שהיית מבצע למערכת זו? (4 נק')</w:t>
      </w:r>
    </w:p>
    <w:p w:rsidR="00E2721E" w:rsidRDefault="00E2721E" w:rsidP="00E2721E">
      <w:pPr>
        <w:bidi/>
        <w:ind w:left="142"/>
        <w:outlineLvl w:val="0"/>
        <w:rPr>
          <w:rFonts w:ascii="Arial" w:hAnsi="Arial"/>
          <w:color w:val="FF0000"/>
          <w:rtl/>
        </w:rPr>
      </w:pPr>
      <w:r w:rsidRPr="00E2721E">
        <w:rPr>
          <w:rFonts w:ascii="Arial" w:hAnsi="Arial" w:hint="cs"/>
          <w:color w:val="FF0000"/>
          <w:rtl/>
        </w:rPr>
        <w:t xml:space="preserve">קופסה שחורה - </w:t>
      </w:r>
      <w:r w:rsidRPr="00E2721E">
        <w:rPr>
          <w:rFonts w:ascii="Arial" w:hAnsi="Arial"/>
          <w:color w:val="FF0000"/>
          <w:rtl/>
        </w:rPr>
        <w:t>בדיקה של התהליכים העסקיים (מה המערכת אמורה לעשות)</w:t>
      </w:r>
      <w:r>
        <w:rPr>
          <w:rFonts w:ascii="Arial" w:hAnsi="Arial" w:hint="cs"/>
          <w:color w:val="FF0000"/>
          <w:rtl/>
        </w:rPr>
        <w:t>:</w:t>
      </w:r>
    </w:p>
    <w:p w:rsidR="00E2721E" w:rsidRPr="00E2721E" w:rsidRDefault="00E2721E" w:rsidP="00E2721E">
      <w:pPr>
        <w:pStyle w:val="ListParagraph"/>
        <w:numPr>
          <w:ilvl w:val="0"/>
          <w:numId w:val="12"/>
        </w:numPr>
        <w:bidi/>
        <w:outlineLvl w:val="0"/>
        <w:rPr>
          <w:rFonts w:ascii="Arial" w:hAnsi="Arial"/>
          <w:color w:val="FF0000"/>
          <w:rtl/>
        </w:rPr>
      </w:pPr>
      <w:r w:rsidRPr="00E2721E">
        <w:rPr>
          <w:rFonts w:ascii="Arial" w:hAnsi="Arial" w:hint="cs"/>
          <w:color w:val="FF0000"/>
          <w:rtl/>
        </w:rPr>
        <w:t>הכנסת העלויות של המנות ומספר המוזמנים ולבדוק שהתוצאה של העלות הכוללת נכונה.</w:t>
      </w:r>
    </w:p>
    <w:p w:rsidR="00E2721E" w:rsidRPr="00E2721E" w:rsidRDefault="00E2721E" w:rsidP="00E2721E">
      <w:pPr>
        <w:pStyle w:val="ListParagraph"/>
        <w:numPr>
          <w:ilvl w:val="0"/>
          <w:numId w:val="12"/>
        </w:numPr>
        <w:bidi/>
        <w:outlineLvl w:val="0"/>
        <w:rPr>
          <w:rFonts w:ascii="Arial" w:eastAsiaTheme="minorHAnsi" w:hAnsi="Arial" w:cstheme="minorBidi"/>
          <w:color w:val="FF0000"/>
          <w:rtl/>
          <w:lang w:val="en-GB"/>
        </w:rPr>
      </w:pPr>
      <w:r w:rsidRPr="00E2721E">
        <w:rPr>
          <w:rFonts w:ascii="Arial" w:hAnsi="Arial" w:hint="cs"/>
          <w:color w:val="FF0000"/>
          <w:rtl/>
        </w:rPr>
        <w:t>עדכון פרטים של לקוח ובדיקה שהנתונים אכן התעדכנו.</w:t>
      </w:r>
    </w:p>
    <w:p w:rsidR="00E2721E" w:rsidRDefault="00E2721E" w:rsidP="00E2721E">
      <w:pPr>
        <w:bidi/>
        <w:ind w:left="142"/>
        <w:outlineLvl w:val="0"/>
        <w:rPr>
          <w:rFonts w:ascii="Arial" w:hAnsi="Arial"/>
          <w:color w:val="FF0000"/>
          <w:rtl/>
        </w:rPr>
      </w:pPr>
      <w:r w:rsidRPr="00E2721E">
        <w:rPr>
          <w:rFonts w:ascii="Arial" w:hAnsi="Arial" w:hint="cs"/>
          <w:color w:val="FF0000"/>
          <w:rtl/>
        </w:rPr>
        <w:t xml:space="preserve">קופסה לבנה - </w:t>
      </w:r>
      <w:r w:rsidRPr="00E2721E">
        <w:rPr>
          <w:rFonts w:ascii="Arial" w:hAnsi="Arial"/>
          <w:color w:val="FF0000"/>
          <w:rtl/>
        </w:rPr>
        <w:t>בדיקת הלוגיקה הפנימית של המערכת (מבני מידע, זרמי מידע, זרימה של התוכנית)</w:t>
      </w:r>
      <w:r>
        <w:rPr>
          <w:rFonts w:ascii="Arial" w:hAnsi="Arial" w:hint="cs"/>
          <w:color w:val="FF0000"/>
          <w:rtl/>
        </w:rPr>
        <w:t>.</w:t>
      </w:r>
    </w:p>
    <w:p w:rsidR="00E2721E" w:rsidRPr="00E2721E" w:rsidRDefault="00415AB7" w:rsidP="00415AB7">
      <w:pPr>
        <w:pStyle w:val="ListParagraph"/>
        <w:numPr>
          <w:ilvl w:val="0"/>
          <w:numId w:val="12"/>
        </w:numPr>
        <w:bidi/>
        <w:outlineLvl w:val="0"/>
        <w:rPr>
          <w:rFonts w:ascii="Arial" w:hAnsi="Arial"/>
          <w:color w:val="FF0000"/>
          <w:rtl/>
        </w:rPr>
      </w:pPr>
      <w:r>
        <w:rPr>
          <w:rFonts w:ascii="Arial" w:hAnsi="Arial" w:hint="cs"/>
          <w:color w:val="FF0000"/>
          <w:rtl/>
        </w:rPr>
        <w:t>ב</w:t>
      </w:r>
      <w:r w:rsidR="00E2721E">
        <w:rPr>
          <w:rFonts w:ascii="Arial" w:hAnsi="Arial" w:hint="cs"/>
          <w:color w:val="FF0000"/>
          <w:rtl/>
        </w:rPr>
        <w:t>דיקה של הקוד של חישוב העלות הכוללת- בדיקה האם החישוב מתבצע בצורה יעילה.</w:t>
      </w:r>
    </w:p>
    <w:p w:rsidR="00E2721E" w:rsidRPr="00415AB7" w:rsidRDefault="00E2721E" w:rsidP="00415AB7">
      <w:pPr>
        <w:pStyle w:val="ListParagraph"/>
        <w:numPr>
          <w:ilvl w:val="0"/>
          <w:numId w:val="12"/>
        </w:numPr>
        <w:bidi/>
        <w:outlineLvl w:val="0"/>
        <w:rPr>
          <w:rFonts w:ascii="Arial" w:hAnsi="Arial"/>
          <w:color w:val="FF0000"/>
        </w:rPr>
      </w:pPr>
      <w:r>
        <w:rPr>
          <w:rFonts w:ascii="Arial" w:hAnsi="Arial" w:hint="cs"/>
          <w:color w:val="FF0000"/>
          <w:rtl/>
        </w:rPr>
        <w:t>בדיקה הלוגיקה של ציוות העובדים- האם הציוות של העובדים לאירוע מתבצע בצורה יעילה.</w:t>
      </w:r>
    </w:p>
    <w:p w:rsidR="005D3792" w:rsidRPr="00E2721E" w:rsidRDefault="005D3792" w:rsidP="00E2721E">
      <w:pPr>
        <w:pStyle w:val="ListParagraph"/>
        <w:tabs>
          <w:tab w:val="right" w:pos="566"/>
        </w:tabs>
        <w:bidi/>
        <w:ind w:left="360"/>
        <w:rPr>
          <w:rFonts w:ascii="Arial" w:hAnsi="Arial"/>
          <w:sz w:val="24"/>
          <w:szCs w:val="24"/>
          <w:highlight w:val="yellow"/>
        </w:rPr>
      </w:pPr>
    </w:p>
    <w:p w:rsidR="001D02A8" w:rsidRPr="005B20EE" w:rsidRDefault="005F2E33" w:rsidP="00054392">
      <w:pPr>
        <w:jc w:val="center"/>
        <w:outlineLvl w:val="0"/>
        <w:rPr>
          <w:rFonts w:ascii="Arial" w:hAnsi="Arial"/>
          <w:sz w:val="44"/>
          <w:szCs w:val="44"/>
          <w:rtl/>
        </w:rPr>
      </w:pPr>
      <w:r w:rsidRPr="005B20EE">
        <w:rPr>
          <w:rFonts w:ascii="Arial" w:hAnsi="Arial" w:hint="cs"/>
          <w:sz w:val="44"/>
          <w:szCs w:val="44"/>
          <w:rtl/>
        </w:rPr>
        <w:t>בהצלחה</w:t>
      </w:r>
    </w:p>
    <w:p w:rsidR="00BF65EB" w:rsidRDefault="00BF65EB">
      <w:pPr>
        <w:rPr>
          <w:rFonts w:ascii="Arial" w:hAnsi="Arial"/>
          <w:sz w:val="24"/>
          <w:szCs w:val="24"/>
        </w:rPr>
      </w:pPr>
      <w:r>
        <w:rPr>
          <w:rFonts w:ascii="Arial" w:hAnsi="Arial"/>
          <w:sz w:val="24"/>
          <w:szCs w:val="24"/>
        </w:rPr>
        <w:br w:type="page"/>
      </w:r>
    </w:p>
    <w:p w:rsidR="00BF65EB" w:rsidRPr="004E1F87" w:rsidRDefault="00BF65EB" w:rsidP="00BF65EB">
      <w:pPr>
        <w:bidi/>
        <w:spacing w:after="0"/>
        <w:ind w:left="-46"/>
        <w:jc w:val="center"/>
        <w:rPr>
          <w:rFonts w:ascii="Tahoma" w:hAnsi="Tahoma" w:cs="Tahoma"/>
          <w:b/>
          <w:bCs/>
          <w:sz w:val="28"/>
          <w:szCs w:val="28"/>
          <w:u w:val="single"/>
          <w:rtl/>
        </w:rPr>
      </w:pPr>
      <w:r w:rsidRPr="004E1F87">
        <w:rPr>
          <w:rFonts w:ascii="Tahoma" w:hAnsi="Tahoma" w:cs="Tahoma" w:hint="cs"/>
          <w:b/>
          <w:bCs/>
          <w:sz w:val="28"/>
          <w:szCs w:val="28"/>
          <w:u w:val="single"/>
          <w:rtl/>
        </w:rPr>
        <w:lastRenderedPageBreak/>
        <w:t xml:space="preserve">דף נוסחאות </w:t>
      </w:r>
      <w:r w:rsidRPr="004E1F87">
        <w:rPr>
          <w:rFonts w:ascii="Tahoma" w:hAnsi="Tahoma" w:cs="Tahoma"/>
          <w:b/>
          <w:bCs/>
          <w:sz w:val="28"/>
          <w:szCs w:val="28"/>
          <w:u w:val="single"/>
          <w:rtl/>
        </w:rPr>
        <w:t>–</w:t>
      </w:r>
      <w:r w:rsidRPr="004E1F87">
        <w:rPr>
          <w:rFonts w:ascii="Tahoma" w:hAnsi="Tahoma" w:cs="Tahoma" w:hint="cs"/>
          <w:b/>
          <w:bCs/>
          <w:sz w:val="28"/>
          <w:szCs w:val="28"/>
          <w:u w:val="single"/>
          <w:rtl/>
        </w:rPr>
        <w:t xml:space="preserve"> ניתוח ועיצוב מערכות מידע</w:t>
      </w:r>
    </w:p>
    <w:p w:rsidR="00BF65EB" w:rsidRDefault="00BF65EB" w:rsidP="00BF65EB">
      <w:pPr>
        <w:bidi/>
        <w:spacing w:after="0"/>
        <w:ind w:left="-46"/>
        <w:rPr>
          <w:rFonts w:ascii="Tahoma" w:hAnsi="Tahoma" w:cs="Tahoma"/>
          <w:u w:val="single"/>
          <w:rtl/>
        </w:rPr>
      </w:pPr>
    </w:p>
    <w:p w:rsidR="00BF65EB" w:rsidRDefault="00BF65EB" w:rsidP="00BF65EB">
      <w:pPr>
        <w:bidi/>
        <w:spacing w:after="0"/>
        <w:ind w:left="-46"/>
        <w:rPr>
          <w:rFonts w:ascii="Tahoma" w:hAnsi="Tahoma" w:cs="Tahoma"/>
          <w:u w:val="single"/>
          <w:rtl/>
        </w:rPr>
      </w:pPr>
    </w:p>
    <w:p w:rsidR="00BF65EB" w:rsidRPr="00A61396" w:rsidRDefault="00BF65EB" w:rsidP="00BF65EB">
      <w:pPr>
        <w:bidi/>
        <w:spacing w:after="0"/>
        <w:ind w:left="-46"/>
        <w:rPr>
          <w:rFonts w:ascii="Tahoma" w:hAnsi="Tahoma" w:cs="Tahoma"/>
          <w:u w:val="single"/>
          <w:rtl/>
        </w:rPr>
      </w:pPr>
      <w:r>
        <w:rPr>
          <w:rFonts w:ascii="Tahoma" w:hAnsi="Tahoma" w:cs="Tahoma"/>
          <w:u w:val="single"/>
          <w:rtl/>
        </w:rPr>
        <w:t>תרשים תהליך</w:t>
      </w:r>
      <w:r>
        <w:rPr>
          <w:rFonts w:ascii="Tahoma" w:hAnsi="Tahoma" w:cs="Tahoma" w:hint="cs"/>
          <w:u w:val="single"/>
          <w:rtl/>
        </w:rPr>
        <w:t xml:space="preserve"> </w:t>
      </w:r>
      <w:r>
        <w:rPr>
          <w:rFonts w:ascii="Tahoma" w:hAnsi="Tahoma" w:cs="Tahoma"/>
          <w:u w:val="single"/>
        </w:rPr>
        <w:t>BPMN</w:t>
      </w:r>
    </w:p>
    <w:p w:rsidR="00BF65EB" w:rsidRDefault="00BF65EB" w:rsidP="00BF65EB">
      <w:pPr>
        <w:bidi/>
        <w:spacing w:after="0"/>
        <w:ind w:left="-46"/>
        <w:rPr>
          <w:rFonts w:ascii="Tahoma" w:hAnsi="Tahoma" w:cs="Tahoma"/>
        </w:rPr>
      </w:pPr>
      <w:r w:rsidRPr="007F0DCA">
        <w:rPr>
          <w:rFonts w:ascii="Tahoma" w:hAnsi="Tahoma" w:cs="Tahoma"/>
          <w:noProof/>
          <w:lang w:val="en-US"/>
        </w:rPr>
        <w:drawing>
          <wp:anchor distT="0" distB="0" distL="114300" distR="114300" simplePos="0" relativeHeight="251673600" behindDoc="0" locked="0" layoutInCell="1" allowOverlap="1">
            <wp:simplePos x="0" y="0"/>
            <wp:positionH relativeFrom="column">
              <wp:posOffset>2390775</wp:posOffset>
            </wp:positionH>
            <wp:positionV relativeFrom="paragraph">
              <wp:posOffset>28575</wp:posOffset>
            </wp:positionV>
            <wp:extent cx="612140" cy="980440"/>
            <wp:effectExtent l="0" t="0" r="0" b="0"/>
            <wp:wrapSquare wrapText="bothSides"/>
            <wp:docPr id="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ChangeAspect="1" noChangeArrowheads="1"/>
                    </pic:cNvPicPr>
                  </pic:nvPicPr>
                  <pic:blipFill>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a:ln>
                      <a:noFill/>
                    </a:ln>
                    <a:extLst/>
                  </pic:spPr>
                </pic:pic>
              </a:graphicData>
            </a:graphic>
          </wp:anchor>
        </w:drawing>
      </w:r>
      <w:r w:rsidRPr="007F0DCA">
        <w:rPr>
          <w:rFonts w:ascii="Tahoma" w:hAnsi="Tahoma" w:cs="Tahoma"/>
          <w:noProof/>
          <w:u w:val="single"/>
          <w:lang w:val="en-US"/>
        </w:rPr>
        <w:drawing>
          <wp:anchor distT="0" distB="0" distL="114300" distR="114300" simplePos="0" relativeHeight="251672576" behindDoc="0" locked="0" layoutInCell="1" allowOverlap="1">
            <wp:simplePos x="0" y="0"/>
            <wp:positionH relativeFrom="column">
              <wp:posOffset>4832350</wp:posOffset>
            </wp:positionH>
            <wp:positionV relativeFrom="paragraph">
              <wp:posOffset>67945</wp:posOffset>
            </wp:positionV>
            <wp:extent cx="739140" cy="1360805"/>
            <wp:effectExtent l="0" t="0" r="0" b="0"/>
            <wp:wrapSquare wrapText="bothSides"/>
            <wp:docPr id="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a:ln>
                      <a:noFill/>
                    </a:ln>
                    <a:extLst/>
                  </pic:spPr>
                </pic:pic>
              </a:graphicData>
            </a:graphic>
          </wp:anchor>
        </w:drawing>
      </w:r>
    </w:p>
    <w:p w:rsidR="00BF65EB" w:rsidRDefault="00BF65EB" w:rsidP="00BF65EB">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ילות ממוחשבת               מאגר נתונים ממוחשב</w:t>
      </w:r>
    </w:p>
    <w:p w:rsidR="00BF65EB" w:rsidRDefault="00BF65EB" w:rsidP="00BF65EB">
      <w:pPr>
        <w:bidi/>
        <w:spacing w:after="0"/>
        <w:ind w:left="-46"/>
        <w:rPr>
          <w:rFonts w:ascii="Tahoma" w:hAnsi="Tahoma" w:cs="Tahoma"/>
          <w:rtl/>
        </w:rPr>
      </w:pPr>
    </w:p>
    <w:p w:rsidR="00BF65EB" w:rsidRDefault="00BF65EB" w:rsidP="00BF65EB">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 xml:space="preserve">ילות ידנית                            טופס ידני         </w:t>
      </w:r>
    </w:p>
    <w:p w:rsidR="00BF65EB" w:rsidRDefault="00BF65EB" w:rsidP="00BF65EB">
      <w:pPr>
        <w:bidi/>
        <w:spacing w:after="0"/>
        <w:ind w:left="-46"/>
        <w:rPr>
          <w:rFonts w:ascii="Tahoma" w:hAnsi="Tahoma" w:cs="Tahoma"/>
          <w:rtl/>
        </w:rPr>
      </w:pPr>
    </w:p>
    <w:p w:rsidR="00BF65EB" w:rsidRDefault="00E42EED" w:rsidP="00BF65EB">
      <w:pPr>
        <w:bidi/>
        <w:spacing w:after="0"/>
        <w:ind w:left="-46"/>
        <w:rPr>
          <w:rFonts w:ascii="Tahoma" w:hAnsi="Tahoma" w:cs="Tahoma"/>
          <w:rtl/>
        </w:rPr>
      </w:pPr>
      <w:r>
        <w:rPr>
          <w:rFonts w:ascii="Tahoma" w:hAnsi="Tahoma" w:cs="Tahoma"/>
          <w:noProof/>
          <w:rtl/>
        </w:rPr>
        <w:pict>
          <v:oval id="_x0000_s1036" style="position:absolute;left:0;text-align:left;margin-left:201.6pt;margin-top:14.65pt;width:19.35pt;height:21.05pt;z-index:251674624" fillcolor="#d8d8d8 [2732]" strokecolor="#a5a5a5 [2092]" strokeweight="1.5pt">
            <w10:wrap anchorx="page"/>
          </v:oval>
        </w:pict>
      </w:r>
    </w:p>
    <w:p w:rsidR="00BF65EB" w:rsidRPr="007F0DCA" w:rsidRDefault="00BF65EB" w:rsidP="00BF65EB">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ילות מורכבת                            אירוע</w:t>
      </w:r>
    </w:p>
    <w:p w:rsidR="00BF65EB" w:rsidRPr="007F0DCA" w:rsidRDefault="00BF65EB" w:rsidP="00BF65EB">
      <w:pPr>
        <w:bidi/>
        <w:spacing w:after="0"/>
        <w:ind w:left="-46"/>
        <w:rPr>
          <w:rFonts w:ascii="Tahoma" w:hAnsi="Tahoma" w:cs="Tahoma"/>
          <w:rtl/>
        </w:rPr>
      </w:pPr>
    </w:p>
    <w:p w:rsidR="00BF65EB" w:rsidRDefault="00BF65EB" w:rsidP="00BF65EB">
      <w:pPr>
        <w:bidi/>
        <w:spacing w:after="0"/>
        <w:ind w:left="-46"/>
        <w:rPr>
          <w:rFonts w:ascii="Tahoma" w:hAnsi="Tahoma" w:cs="Tahoma"/>
          <w:rtl/>
        </w:rPr>
      </w:pPr>
      <w:r w:rsidRPr="003B58F8">
        <w:rPr>
          <w:rFonts w:ascii="Tahoma" w:hAnsi="Tahoma" w:cs="Tahoma"/>
          <w:noProof/>
          <w:lang w:val="en-US"/>
        </w:rPr>
        <w:drawing>
          <wp:anchor distT="0" distB="0" distL="114300" distR="114300" simplePos="0" relativeHeight="251677696" behindDoc="0" locked="0" layoutInCell="1" allowOverlap="1">
            <wp:simplePos x="0" y="0"/>
            <wp:positionH relativeFrom="column">
              <wp:posOffset>2318385</wp:posOffset>
            </wp:positionH>
            <wp:positionV relativeFrom="paragraph">
              <wp:posOffset>147320</wp:posOffset>
            </wp:positionV>
            <wp:extent cx="652780" cy="1334135"/>
            <wp:effectExtent l="0" t="0" r="0" b="0"/>
            <wp:wrapSquare wrapText="bothSides"/>
            <wp:docPr id="12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 name="Picture 3"/>
                    <pic:cNvPicPr>
                      <a:picLocks noChangeAspect="1" noChangeArrowheads="1"/>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a:ln>
                      <a:noFill/>
                    </a:ln>
                    <a:extLst/>
                  </pic:spPr>
                </pic:pic>
              </a:graphicData>
            </a:graphic>
          </wp:anchor>
        </w:drawing>
      </w:r>
    </w:p>
    <w:p w:rsidR="00BF65EB" w:rsidRDefault="00BF65EB" w:rsidP="00BF65EB">
      <w:pPr>
        <w:bidi/>
        <w:spacing w:after="0"/>
        <w:ind w:left="-46"/>
        <w:rPr>
          <w:rFonts w:ascii="Tahoma" w:hAnsi="Tahoma" w:cs="Tahoma"/>
          <w:rtl/>
        </w:rPr>
      </w:pPr>
      <w:r w:rsidRPr="00255EED">
        <w:rPr>
          <w:rFonts w:ascii="Tahoma" w:hAnsi="Tahoma" w:cs="Tahoma"/>
          <w:noProof/>
          <w:lang w:val="en-US"/>
        </w:rPr>
        <w:drawing>
          <wp:anchor distT="0" distB="0" distL="114300" distR="114300" simplePos="0" relativeHeight="251675648" behindDoc="0" locked="0" layoutInCell="1" allowOverlap="1">
            <wp:simplePos x="0" y="0"/>
            <wp:positionH relativeFrom="column">
              <wp:posOffset>4281805</wp:posOffset>
            </wp:positionH>
            <wp:positionV relativeFrom="paragraph">
              <wp:posOffset>123190</wp:posOffset>
            </wp:positionV>
            <wp:extent cx="1450975" cy="1035685"/>
            <wp:effectExtent l="0" t="0" r="0" b="0"/>
            <wp:wrapSquare wrapText="bothSides"/>
            <wp:docPr id="1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a:ln>
                      <a:noFill/>
                    </a:ln>
                    <a:extLst/>
                  </pic:spPr>
                </pic:pic>
              </a:graphicData>
            </a:graphic>
          </wp:anchor>
        </w:drawing>
      </w:r>
    </w:p>
    <w:p w:rsidR="00BF65EB" w:rsidRPr="003B58F8" w:rsidRDefault="00BF65EB" w:rsidP="00BF65EB">
      <w:pPr>
        <w:bidi/>
        <w:spacing w:after="0"/>
        <w:rPr>
          <w:rFonts w:ascii="Tahoma" w:hAnsi="Tahoma" w:cs="Tahoma"/>
          <w:rtl/>
        </w:rPr>
      </w:pPr>
      <w:r>
        <w:rPr>
          <w:rFonts w:ascii="Tahoma" w:hAnsi="Tahoma" w:cs="Tahoma" w:hint="cs"/>
          <w:rtl/>
        </w:rPr>
        <w:t xml:space="preserve">   חץ  </w:t>
      </w:r>
      <w:r w:rsidRPr="00255EED">
        <w:rPr>
          <w:rFonts w:ascii="Tahoma" w:hAnsi="Tahoma" w:cs="Tahoma"/>
        </w:rPr>
        <w:t>Sequence</w:t>
      </w:r>
      <w:r>
        <w:rPr>
          <w:rFonts w:ascii="Tahoma" w:hAnsi="Tahoma" w:cs="Tahoma" w:hint="cs"/>
          <w:rtl/>
        </w:rPr>
        <w:t xml:space="preserve">      שער </w:t>
      </w:r>
      <w:r>
        <w:rPr>
          <w:rFonts w:ascii="Tahoma" w:hAnsi="Tahoma" w:cs="Tahoma"/>
        </w:rPr>
        <w:t>AND</w:t>
      </w:r>
    </w:p>
    <w:p w:rsidR="00BF65EB" w:rsidRPr="00A61396" w:rsidRDefault="00BF65EB" w:rsidP="00BF65EB">
      <w:pPr>
        <w:bidi/>
        <w:spacing w:after="0"/>
        <w:ind w:left="-46"/>
        <w:rPr>
          <w:rFonts w:ascii="Tahoma" w:hAnsi="Tahoma" w:cs="Tahoma"/>
          <w:rtl/>
        </w:rPr>
      </w:pPr>
    </w:p>
    <w:p w:rsidR="00BF65EB" w:rsidRDefault="00BF65EB" w:rsidP="00BF65EB">
      <w:pPr>
        <w:bidi/>
        <w:spacing w:after="0"/>
        <w:rPr>
          <w:rFonts w:ascii="Tahoma" w:hAnsi="Tahoma" w:cs="Tahoma"/>
          <w:rtl/>
        </w:rPr>
      </w:pPr>
      <w:r>
        <w:rPr>
          <w:rFonts w:ascii="Tahoma" w:hAnsi="Tahoma" w:cs="Tahoma" w:hint="cs"/>
          <w:rtl/>
        </w:rPr>
        <w:t xml:space="preserve">   חץ </w:t>
      </w:r>
      <w:r w:rsidRPr="00255EED">
        <w:rPr>
          <w:rFonts w:ascii="Tahoma" w:hAnsi="Tahoma" w:cs="Tahoma"/>
        </w:rPr>
        <w:t>Association</w:t>
      </w:r>
      <w:r>
        <w:rPr>
          <w:rFonts w:ascii="Tahoma" w:hAnsi="Tahoma" w:cs="Tahoma" w:hint="cs"/>
          <w:rtl/>
        </w:rPr>
        <w:t xml:space="preserve">           שער </w:t>
      </w:r>
      <w:r>
        <w:rPr>
          <w:rFonts w:ascii="Tahoma" w:hAnsi="Tahoma" w:cs="Tahoma"/>
        </w:rPr>
        <w:t>XOR</w:t>
      </w:r>
    </w:p>
    <w:p w:rsidR="00BF65EB" w:rsidRDefault="00BF65EB" w:rsidP="00BF65EB">
      <w:pPr>
        <w:bidi/>
        <w:spacing w:after="0"/>
        <w:ind w:left="-46"/>
        <w:rPr>
          <w:rFonts w:ascii="Tahoma" w:hAnsi="Tahoma" w:cs="Tahoma"/>
          <w:rtl/>
        </w:rPr>
      </w:pPr>
    </w:p>
    <w:p w:rsidR="00BF65EB" w:rsidRDefault="00BF65EB" w:rsidP="00BF65EB">
      <w:pPr>
        <w:bidi/>
        <w:spacing w:after="0"/>
        <w:rPr>
          <w:rFonts w:ascii="Tahoma" w:hAnsi="Tahoma" w:cs="Tahoma"/>
          <w:rtl/>
        </w:rPr>
      </w:pPr>
      <w:r>
        <w:rPr>
          <w:rFonts w:ascii="Tahoma" w:hAnsi="Tahoma" w:cs="Tahoma" w:hint="cs"/>
          <w:rtl/>
        </w:rPr>
        <w:t xml:space="preserve">   חץ </w:t>
      </w:r>
      <w:r w:rsidRPr="00255EED">
        <w:rPr>
          <w:rFonts w:ascii="Tahoma" w:hAnsi="Tahoma" w:cs="Tahoma"/>
        </w:rPr>
        <w:t>Message</w:t>
      </w:r>
      <w:r>
        <w:rPr>
          <w:rFonts w:ascii="Tahoma" w:hAnsi="Tahoma" w:cs="Tahoma" w:hint="cs"/>
          <w:rtl/>
        </w:rPr>
        <w:t xml:space="preserve">                   שער </w:t>
      </w:r>
      <w:r>
        <w:rPr>
          <w:rFonts w:ascii="Tahoma" w:hAnsi="Tahoma" w:cs="Tahoma"/>
        </w:rPr>
        <w:t>OR</w:t>
      </w:r>
      <w:r>
        <w:rPr>
          <w:rFonts w:ascii="Tahoma" w:hAnsi="Tahoma" w:cs="Tahoma"/>
        </w:rPr>
        <w:tab/>
      </w:r>
    </w:p>
    <w:p w:rsidR="00BF65EB" w:rsidRDefault="00BF65EB" w:rsidP="00BF65EB">
      <w:pPr>
        <w:bidi/>
        <w:spacing w:after="0"/>
        <w:ind w:left="-46"/>
        <w:rPr>
          <w:rFonts w:ascii="Tahoma" w:hAnsi="Tahoma" w:cs="Tahoma"/>
          <w:rtl/>
        </w:rPr>
      </w:pPr>
    </w:p>
    <w:p w:rsidR="00BF65EB" w:rsidRDefault="00BF65EB" w:rsidP="00BF65EB">
      <w:pPr>
        <w:bidi/>
        <w:spacing w:after="0"/>
        <w:ind w:left="-46"/>
        <w:rPr>
          <w:rFonts w:ascii="Tahoma" w:hAnsi="Tahoma" w:cs="Tahoma"/>
          <w:rtl/>
        </w:rPr>
      </w:pPr>
    </w:p>
    <w:p w:rsidR="00BF65EB" w:rsidRPr="00A61396" w:rsidRDefault="00BF65EB" w:rsidP="00BF65EB">
      <w:pPr>
        <w:bidi/>
        <w:spacing w:after="0"/>
        <w:ind w:left="-46"/>
        <w:rPr>
          <w:rFonts w:ascii="Tahoma" w:hAnsi="Tahoma" w:cs="Tahoma"/>
          <w:u w:val="single"/>
          <w:rtl/>
        </w:rPr>
      </w:pPr>
      <w:r w:rsidRPr="00A61396">
        <w:rPr>
          <w:rFonts w:ascii="Tahoma" w:hAnsi="Tahoma" w:cs="Tahoma"/>
          <w:u w:val="single"/>
          <w:rtl/>
        </w:rPr>
        <w:t xml:space="preserve">תרשים </w:t>
      </w:r>
      <w:r>
        <w:rPr>
          <w:rFonts w:ascii="Tahoma" w:hAnsi="Tahoma" w:cs="Tahoma" w:hint="cs"/>
          <w:u w:val="single"/>
          <w:rtl/>
        </w:rPr>
        <w:t xml:space="preserve">זרימה </w:t>
      </w:r>
    </w:p>
    <w:p w:rsidR="00BF65EB" w:rsidRDefault="00BF65EB" w:rsidP="00BF65EB">
      <w:pPr>
        <w:bidi/>
        <w:snapToGrid w:val="0"/>
        <w:ind w:left="-46"/>
        <w:rPr>
          <w:rFonts w:ascii="Tahoma" w:hAnsi="Tahoma" w:cs="Tahoma"/>
          <w:rtl/>
        </w:rPr>
      </w:pPr>
      <w:r w:rsidRPr="00D543F5">
        <w:rPr>
          <w:rFonts w:ascii="Tahoma" w:hAnsi="Tahoma" w:cs="Tahoma"/>
          <w:rtl/>
        </w:rPr>
        <w:tab/>
      </w:r>
    </w:p>
    <w:p w:rsidR="00BF65EB" w:rsidRPr="00D543F5" w:rsidRDefault="00E42EED" w:rsidP="00BF65EB">
      <w:pPr>
        <w:bidi/>
        <w:snapToGrid w:val="0"/>
        <w:ind w:left="-46"/>
        <w:rPr>
          <w:rFonts w:ascii="Tahoma" w:hAnsi="Tahoma" w:cs="Tahoma"/>
          <w:rtl/>
        </w:rPr>
      </w:pPr>
      <w:r>
        <w:rPr>
          <w:rFonts w:ascii="Tahoma" w:hAnsi="Tahoma" w:cs="Tahoma"/>
          <w:noProof/>
          <w:rtl/>
        </w:rPr>
        <w:pict>
          <v:shapetype id="_x0000_t116" coordsize="21600,21600" o:spt="116" path="m3475,qx,10800,3475,21600l18125,21600qx21600,10800,18125,xe">
            <v:stroke joinstyle="miter"/>
            <v:path gradientshapeok="t" o:connecttype="rect" textboxrect="1018,3163,20582,18437"/>
          </v:shapetype>
          <v:shape id="_x0000_s1029" type="#_x0000_t116" style="position:absolute;left:0;text-align:left;margin-left:258.65pt;margin-top:3.35pt;width:23.55pt;height:14.6pt;z-index:251665408;visibility:visible;mso-wrap-style:none;mso-width-relative:margin;mso-height-relative:margin;v-text-anchor:middle" fillcolor="#b8cce4 [1300]" strokecolor="black [3213]" strokeweight="2pt">
            <v:textbox style="mso-next-textbox:#_x0000_s1029">
              <w:txbxContent>
                <w:p w:rsidR="00BF65EB" w:rsidRDefault="00BF65EB" w:rsidP="00BF65EB">
                  <w:pPr>
                    <w:jc w:val="center"/>
                  </w:pPr>
                </w:p>
              </w:txbxContent>
            </v:textbox>
            <w10:wrap type="square"/>
          </v:shape>
        </w:pict>
      </w:r>
      <w:r>
        <w:rPr>
          <w:rFonts w:ascii="Tahoma" w:hAnsi="Tahoma" w:cs="Tahoma"/>
          <w:noProof/>
          <w:rtl/>
        </w:rPr>
        <w:pict>
          <v:shapetype id="_x0000_t110" coordsize="21600,21600" o:spt="110" path="m10800,l,10800,10800,21600,21600,10800xe">
            <v:stroke joinstyle="miter"/>
            <v:path gradientshapeok="t" o:connecttype="rect" textboxrect="5400,5400,16200,16200"/>
          </v:shapetype>
          <v:shape id="_x0000_s1030" type="#_x0000_t110" style="position:absolute;left:0;text-align:left;margin-left:261.4pt;margin-top:27.7pt;width:29.3pt;height:23.3pt;z-index:251666432;visibility:visible;mso-wrap-style:none;mso-width-relative:margin;mso-height-relative:margin;v-text-anchor:middle" fillcolor="#b8cce4 [1300]" strokecolor="black [3213]" strokeweight="2pt">
            <v:textbox style="mso-next-textbox:#_x0000_s1030">
              <w:txbxContent>
                <w:p w:rsidR="00BF65EB" w:rsidRPr="00BF65EB" w:rsidRDefault="00BF65EB" w:rsidP="00BF65EB">
                  <w:pPr>
                    <w:jc w:val="center"/>
                    <w:rPr>
                      <w:lang w:val="en-US"/>
                    </w:rPr>
                  </w:pPr>
                </w:p>
              </w:txbxContent>
            </v:textbox>
            <w10:wrap type="square"/>
          </v:shape>
        </w:pict>
      </w:r>
      <w:r w:rsidR="00BF65EB" w:rsidRPr="00D543F5">
        <w:rPr>
          <w:rFonts w:ascii="Tahoma" w:hAnsi="Tahoma" w:cs="Tahoma"/>
          <w:rtl/>
        </w:rPr>
        <w:t>אליפסה –התחלה וסיום</w:t>
      </w:r>
    </w:p>
    <w:p w:rsidR="00BF65EB" w:rsidRPr="00D543F5" w:rsidRDefault="00BF65EB" w:rsidP="00BF65EB">
      <w:pPr>
        <w:bidi/>
        <w:snapToGrid w:val="0"/>
        <w:rPr>
          <w:rFonts w:ascii="Tahoma" w:hAnsi="Tahoma" w:cs="Tahoma"/>
          <w:rtl/>
        </w:rPr>
      </w:pPr>
      <w:r w:rsidRPr="00D543F5">
        <w:rPr>
          <w:rFonts w:ascii="Tahoma" w:hAnsi="Tahoma" w:cs="Tahoma"/>
          <w:rtl/>
        </w:rPr>
        <w:t xml:space="preserve">מעוין – </w:t>
      </w:r>
      <w:r>
        <w:rPr>
          <w:rFonts w:ascii="Tahoma" w:hAnsi="Tahoma" w:cs="Tahoma" w:hint="cs"/>
          <w:rtl/>
        </w:rPr>
        <w:t>צומת החלטה</w:t>
      </w:r>
      <w:r w:rsidRPr="00D543F5">
        <w:rPr>
          <w:rFonts w:ascii="Tahoma" w:hAnsi="Tahoma" w:cs="Tahoma"/>
          <w:rtl/>
        </w:rPr>
        <w:t xml:space="preserve"> </w:t>
      </w:r>
    </w:p>
    <w:p w:rsidR="00BF65EB" w:rsidRPr="00D543F5" w:rsidRDefault="00E42EED" w:rsidP="00BF65EB">
      <w:pPr>
        <w:bidi/>
        <w:snapToGrid w:val="0"/>
        <w:ind w:left="-46"/>
        <w:rPr>
          <w:rFonts w:ascii="Tahoma" w:hAnsi="Tahoma" w:cs="Tahoma"/>
          <w:rtl/>
        </w:rPr>
      </w:pPr>
      <w:r>
        <w:rPr>
          <w:rFonts w:ascii="Tahoma" w:hAnsi="Tahoma" w:cs="Tahoma"/>
          <w:noProof/>
          <w:rtl/>
        </w:rPr>
        <w:pict>
          <v:shapetype id="_x0000_t112" coordsize="21600,21600" o:spt="112" path="m,l,21600r21600,l21600,xem2610,nfl2610,21600em18990,nfl18990,21600e">
            <v:stroke joinstyle="miter"/>
            <v:path o:extrusionok="f" gradientshapeok="t" o:connecttype="rect" textboxrect="2610,0,18990,21600"/>
          </v:shapetype>
          <v:shape id="_x0000_s1037" type="#_x0000_t112" style="position:absolute;left:0;text-align:left;margin-left:194pt;margin-top:22.35pt;width:26.95pt;height:22.9pt;z-index:251678720;visibility:visible;mso-wrap-style:none;mso-width-relative:margin;mso-height-relative:margin;v-text-anchor:middle" fillcolor="#b8cce4 [1300]" strokecolor="black [3213]" strokeweight="2pt">
            <v:textbox style="mso-next-textbox:#_x0000_s1037">
              <w:txbxContent>
                <w:p w:rsidR="00BF65EB" w:rsidRPr="00BF65EB" w:rsidRDefault="00BF65EB" w:rsidP="00BF65EB">
                  <w:pPr>
                    <w:jc w:val="center"/>
                    <w:rPr>
                      <w:lang w:val="en-US"/>
                    </w:rPr>
                  </w:pPr>
                </w:p>
              </w:txbxContent>
            </v:textbox>
            <w10:wrap type="square"/>
          </v:shape>
        </w:pict>
      </w:r>
      <w:r>
        <w:rPr>
          <w:rFonts w:ascii="Tahoma" w:hAnsi="Tahoma" w:cs="Tahoma"/>
          <w:noProof/>
          <w:rtl/>
        </w:rPr>
        <w:pict>
          <v:shapetype id="_x0000_t109" coordsize="21600,21600" o:spt="109" path="m,l,21600r21600,l21600,xe">
            <v:stroke joinstyle="miter"/>
            <v:path gradientshapeok="t" o:connecttype="rect"/>
          </v:shapetype>
          <v:shape id="_x0000_s1031" type="#_x0000_t109" style="position:absolute;left:0;text-align:left;margin-left:301.05pt;margin-top:1.8pt;width:28.9pt;height:14.9pt;z-index:251667456;visibility:visible;mso-wrap-style:non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" fillcolor="#b8cce4 [1300]" strokecolor="black [3213]" strokeweight="2pt">
            <v:textbox style="mso-next-textbox:#_x0000_s1031">
              <w:txbxContent>
                <w:p w:rsidR="00BF65EB" w:rsidRDefault="00BF65EB" w:rsidP="00BF65EB">
                  <w:pPr>
                    <w:jc w:val="center"/>
                  </w:pPr>
                </w:p>
              </w:txbxContent>
            </v:textbox>
          </v:shape>
        </w:pict>
      </w:r>
      <w:r w:rsidR="00BF65EB" w:rsidRPr="00D543F5">
        <w:rPr>
          <w:rFonts w:ascii="Tahoma" w:hAnsi="Tahoma" w:cs="Tahoma"/>
          <w:rtl/>
        </w:rPr>
        <w:tab/>
        <w:t>מלבן – פעולה</w:t>
      </w:r>
      <w:r w:rsidR="00BF65EB" w:rsidRPr="00D543F5">
        <w:rPr>
          <w:noProof/>
        </w:rPr>
        <w:t xml:space="preserve"> </w:t>
      </w:r>
    </w:p>
    <w:p w:rsidR="00BF65EB" w:rsidRPr="00D543F5" w:rsidRDefault="00BF65EB" w:rsidP="00BF65EB">
      <w:pPr>
        <w:bidi/>
        <w:snapToGrid w:val="0"/>
        <w:ind w:left="-46"/>
        <w:rPr>
          <w:rFonts w:ascii="Tahoma" w:hAnsi="Tahoma" w:cs="Tahoma"/>
          <w:rtl/>
        </w:rPr>
      </w:pPr>
      <w:r w:rsidRPr="00D543F5">
        <w:rPr>
          <w:rFonts w:ascii="Tahoma" w:hAnsi="Tahoma" w:cs="Tahoma"/>
          <w:rtl/>
        </w:rPr>
        <w:tab/>
        <w:t xml:space="preserve">מלבן עם שני קוים – פעולה מורכבת </w:t>
      </w:r>
    </w:p>
    <w:p w:rsidR="00BF65EB" w:rsidRDefault="00BF65EB" w:rsidP="00BF65EB">
      <w:pPr>
        <w:bidi/>
        <w:snapToGrid w:val="0"/>
        <w:ind w:left="-46"/>
        <w:rPr>
          <w:rFonts w:ascii="Tahoma" w:hAnsi="Tahoma" w:cs="Tahoma"/>
        </w:rPr>
      </w:pPr>
    </w:p>
    <w:p w:rsidR="00BF65EB" w:rsidRDefault="00BF65EB" w:rsidP="00BF65EB">
      <w:pPr>
        <w:bidi/>
        <w:snapToGrid w:val="0"/>
        <w:ind w:left="-46"/>
        <w:rPr>
          <w:rFonts w:ascii="Tahoma" w:eastAsiaTheme="minorEastAsia" w:hAnsi="Tahoma" w:cs="Tahoma"/>
          <w:rtl/>
        </w:rPr>
      </w:pPr>
      <w:r w:rsidRPr="00BE5ADE">
        <w:rPr>
          <w:rFonts w:ascii="Tahoma" w:hAnsi="Tahoma" w:cs="Tahoma"/>
          <w:u w:val="single"/>
        </w:rPr>
        <w:t>Sequence Diagram</w:t>
      </w:r>
      <w:r>
        <w:rPr>
          <w:rFonts w:ascii="Tahoma" w:hAnsi="Tahoma" w:cs="Tahoma" w:hint="cs"/>
          <w:u w:val="single"/>
          <w:rtl/>
        </w:rPr>
        <w:t xml:space="preserve"> </w:t>
      </w:r>
    </w:p>
    <w:p w:rsidR="00BF65EB" w:rsidRDefault="00BF65EB" w:rsidP="00BF65EB">
      <w:pPr>
        <w:bidi/>
        <w:snapToGrid w:val="0"/>
        <w:rPr>
          <w:rFonts w:ascii="Tahoma" w:hAnsi="Tahoma" w:cs="Tahoma"/>
          <w:rtl/>
        </w:rPr>
      </w:pPr>
      <w:r>
        <w:rPr>
          <w:noProof/>
          <w:lang w:val="en-US"/>
        </w:rPr>
        <w:drawing>
          <wp:anchor distT="0" distB="0" distL="114300" distR="114300" simplePos="0" relativeHeight="251660288" behindDoc="1" locked="0" layoutInCell="1" allowOverlap="1">
            <wp:simplePos x="0" y="0"/>
            <wp:positionH relativeFrom="column">
              <wp:posOffset>2809446</wp:posOffset>
            </wp:positionH>
            <wp:positionV relativeFrom="paragraph">
              <wp:posOffset>8890</wp:posOffset>
            </wp:positionV>
            <wp:extent cx="876300" cy="428625"/>
            <wp:effectExtent l="0" t="0" r="0" b="0"/>
            <wp:wrapNone/>
            <wp:docPr id="12"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76300" cy="428625"/>
                    </a:xfrm>
                    <a:prstGeom prst="rect">
                      <a:avLst/>
                    </a:prstGeom>
                  </pic:spPr>
                </pic:pic>
              </a:graphicData>
            </a:graphic>
          </wp:anchor>
        </w:drawing>
      </w:r>
      <w:r>
        <w:rPr>
          <w:rFonts w:ascii="Tahoma" w:hAnsi="Tahoma" w:cs="Tahoma" w:hint="cs"/>
          <w:rtl/>
        </w:rPr>
        <w:t>פעולה סינכרונית והתשובה</w:t>
      </w:r>
    </w:p>
    <w:p w:rsidR="00BF65EB" w:rsidRDefault="00BF65EB" w:rsidP="00BF65EB">
      <w:pPr>
        <w:bidi/>
        <w:snapToGrid w:val="0"/>
        <w:ind w:left="-46"/>
        <w:rPr>
          <w:rFonts w:ascii="Tahoma" w:hAnsi="Tahoma" w:cs="Tahoma"/>
          <w:rtl/>
        </w:rPr>
      </w:pPr>
      <w:r>
        <w:rPr>
          <w:noProof/>
          <w:lang w:val="en-US"/>
        </w:rPr>
        <w:drawing>
          <wp:anchor distT="0" distB="0" distL="114300" distR="114300" simplePos="0" relativeHeight="251661312" behindDoc="1" locked="0" layoutInCell="1" allowOverlap="1">
            <wp:simplePos x="0" y="0"/>
            <wp:positionH relativeFrom="column">
              <wp:posOffset>2861517</wp:posOffset>
            </wp:positionH>
            <wp:positionV relativeFrom="paragraph">
              <wp:posOffset>279400</wp:posOffset>
            </wp:positionV>
            <wp:extent cx="752475" cy="180975"/>
            <wp:effectExtent l="0" t="0" r="0" b="0"/>
            <wp:wrapNone/>
            <wp:docPr id="8" name="Picture 7"/>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52475" cy="180975"/>
                    </a:xfrm>
                    <a:prstGeom prst="rect">
                      <a:avLst/>
                    </a:prstGeom>
                  </pic:spPr>
                </pic:pic>
              </a:graphicData>
            </a:graphic>
          </wp:anchor>
        </w:drawing>
      </w:r>
    </w:p>
    <w:p w:rsidR="00BF65EB" w:rsidRPr="00A715D7" w:rsidRDefault="00BF65EB" w:rsidP="00BF65EB">
      <w:pPr>
        <w:bidi/>
        <w:snapToGrid w:val="0"/>
        <w:ind w:left="-46"/>
        <w:rPr>
          <w:rFonts w:ascii="Tahoma" w:hAnsi="Tahoma" w:cs="Tahoma"/>
          <w:rtl/>
        </w:rPr>
      </w:pPr>
      <w:r>
        <w:rPr>
          <w:rFonts w:ascii="Tahoma" w:hAnsi="Tahoma" w:cs="Tahoma" w:hint="cs"/>
          <w:rtl/>
        </w:rPr>
        <w:t>פעולה א-סינכרונית</w:t>
      </w:r>
    </w:p>
    <w:p w:rsidR="00BF65EB" w:rsidRDefault="00BF65EB" w:rsidP="00BF65EB">
      <w:pPr>
        <w:bidi/>
        <w:snapToGrid w:val="0"/>
        <w:ind w:left="-46"/>
        <w:rPr>
          <w:rFonts w:ascii="Tahoma" w:hAnsi="Tahoma" w:cs="Tahoma"/>
          <w:u w:val="single"/>
          <w:rtl/>
        </w:rPr>
      </w:pPr>
    </w:p>
    <w:p w:rsidR="00BF65EB" w:rsidRDefault="00BF65EB" w:rsidP="00BF65EB">
      <w:pPr>
        <w:bidi/>
        <w:snapToGrid w:val="0"/>
        <w:ind w:left="-46"/>
        <w:rPr>
          <w:rFonts w:ascii="Tahoma" w:hAnsi="Tahoma" w:cs="Tahoma"/>
          <w:u w:val="single"/>
          <w:rtl/>
        </w:rPr>
      </w:pPr>
    </w:p>
    <w:p w:rsidR="00BF65EB" w:rsidRDefault="00BF65EB" w:rsidP="00BF65EB">
      <w:pPr>
        <w:bidi/>
        <w:snapToGrid w:val="0"/>
        <w:ind w:left="-46"/>
        <w:rPr>
          <w:rFonts w:ascii="Tahoma" w:hAnsi="Tahoma" w:cs="Tahoma"/>
          <w:u w:val="single"/>
          <w:rtl/>
        </w:rPr>
      </w:pPr>
    </w:p>
    <w:p w:rsidR="00BF65EB" w:rsidRPr="00BF65EB" w:rsidRDefault="00E42EED" w:rsidP="00BF65EB">
      <w:pPr>
        <w:bidi/>
        <w:snapToGrid w:val="0"/>
        <w:ind w:left="-46"/>
        <w:rPr>
          <w:rFonts w:ascii="Tahoma" w:hAnsi="Tahoma" w:cs="Tahoma"/>
          <w:u w:val="single"/>
          <w:rtl/>
          <w:lang w:val="en-US"/>
        </w:rPr>
      </w:pPr>
      <w:r>
        <w:rPr>
          <w:rFonts w:ascii="Tahoma" w:hAnsi="Tahoma" w:cs="Tahoma"/>
          <w:noProof/>
          <w:u w:val="single"/>
          <w:rtl/>
        </w:rPr>
        <w:lastRenderedPageBreak/>
        <w:pict>
          <v:roundrect id="Rounded Rectangle 2" o:spid="_x0000_s1033" style="position:absolute;left:0;text-align:left;margin-left:265.05pt;margin-top:16.5pt;width:82.75pt;height:34.65pt;z-index:251669504;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" filled="f" strokecolor="black [3213]" strokeweight="2pt">
            <v:textbox style="mso-next-textbox:#Rounded Rectangle 2">
              <w:txbxContent>
                <w:p w:rsidR="00BF65EB" w:rsidRDefault="00BF65EB" w:rsidP="00BF65EB">
                  <w:pPr>
                    <w:jc w:val="center"/>
                  </w:pPr>
                </w:p>
              </w:txbxContent>
            </v:textbox>
          </v:roundrect>
        </w:pict>
      </w:r>
      <w:r w:rsidR="00BF65EB" w:rsidRPr="00CF623A">
        <w:rPr>
          <w:rFonts w:ascii="Tahoma" w:hAnsi="Tahoma" w:cs="Tahoma"/>
          <w:u w:val="single"/>
        </w:rPr>
        <w:t>State Diagram</w:t>
      </w:r>
    </w:p>
    <w:p w:rsidR="00BF65EB" w:rsidRPr="00087BAF" w:rsidRDefault="00BF65EB" w:rsidP="00BF65EB">
      <w:pPr>
        <w:bidi/>
        <w:snapToGrid w:val="0"/>
        <w:ind w:left="-46"/>
        <w:rPr>
          <w:rFonts w:ascii="Tahoma" w:hAnsi="Tahoma" w:cs="Tahoma"/>
          <w:rtl/>
        </w:rPr>
      </w:pPr>
      <w:r w:rsidRPr="00087BAF">
        <w:rPr>
          <w:rFonts w:ascii="Tahoma" w:hAnsi="Tahoma" w:cs="Tahoma" w:hint="cs"/>
          <w:rtl/>
        </w:rPr>
        <w:t>מצב</w:t>
      </w:r>
    </w:p>
    <w:p w:rsidR="00BF65EB" w:rsidRPr="00CF623A" w:rsidRDefault="00BF65EB" w:rsidP="00BF65EB">
      <w:pPr>
        <w:bidi/>
        <w:snapToGrid w:val="0"/>
        <w:ind w:left="-46"/>
        <w:rPr>
          <w:rFonts w:ascii="Tahoma" w:hAnsi="Tahoma" w:cs="Tahoma"/>
          <w:u w:val="single"/>
          <w:rtl/>
        </w:rPr>
      </w:pPr>
    </w:p>
    <w:p w:rsidR="00BF65EB" w:rsidRDefault="00E42EED" w:rsidP="00BF65EB">
      <w:pPr>
        <w:bidi/>
        <w:snapToGrid w:val="0"/>
        <w:spacing w:after="0"/>
        <w:ind w:left="-46"/>
        <w:rPr>
          <w:rFonts w:ascii="Tahoma" w:hAnsi="Tahoma" w:cs="Tahoma"/>
          <w:rtl/>
        </w:rPr>
      </w:pPr>
      <w:r>
        <w:rPr>
          <w:rFonts w:ascii="Tahoma" w:hAnsi="Tahoma" w:cs="Tahoma"/>
          <w:noProof/>
          <w:rtl/>
        </w:rPr>
        <w:pict>
          <v:shapetype id="_x0000_t32" coordsize="21600,21600" o:spt="32" o:oned="t" path="m,l21600,21600e" filled="f">
            <v:path arrowok="t" fillok="f" o:connecttype="none"/>
            <o:lock v:ext="edit" shapetype="t"/>
          </v:shapetype>
          <v:shape id="Straight Arrow Connector 5" o:spid="_x0000_s1034" type="#_x0000_t32" style="position:absolute;left:0;text-align:left;margin-left:265.05pt;margin-top:7.15pt;width:91.4pt;height:0;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" adj="-79653,-1,-79653" strokecolor="black [3040]">
            <v:stroke endarrow="open"/>
          </v:shape>
        </w:pict>
      </w:r>
      <w:r w:rsidR="00BF65EB">
        <w:rPr>
          <w:rFonts w:ascii="Tahoma" w:hAnsi="Tahoma" w:cs="Tahoma" w:hint="cs"/>
          <w:rtl/>
        </w:rPr>
        <w:t xml:space="preserve">שינוי מצב </w:t>
      </w:r>
    </w:p>
    <w:p w:rsidR="00BF65EB" w:rsidRDefault="00E42EED" w:rsidP="00BF65EB">
      <w:pPr>
        <w:bidi/>
        <w:snapToGrid w:val="0"/>
        <w:spacing w:after="0"/>
        <w:ind w:left="-46"/>
        <w:rPr>
          <w:rFonts w:ascii="Tahoma" w:hAnsi="Tahoma" w:cs="Tahoma"/>
          <w:rtl/>
        </w:rPr>
      </w:pPr>
      <w:r>
        <w:rPr>
          <w:rFonts w:ascii="Tahoma" w:hAnsi="Tahoma" w:cs="Tahoma"/>
          <w:noProof/>
          <w:rtl/>
        </w:rPr>
        <w:pict>
          <v:oval id="Oval 6" o:spid="_x0000_s1035" style="position:absolute;left:0;text-align:left;margin-left:311.1pt;margin-top:5.4pt;width:19.65pt;height:18.3pt;z-index:25167155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" fillcolor="black [3213]" strokecolor="black [3213]" strokeweight="2pt">
            <v:textbox style="mso-next-textbox:#Oval 6">
              <w:txbxContent>
                <w:p w:rsidR="00BF65EB" w:rsidRDefault="00BF65EB" w:rsidP="00BF65EB">
                  <w:pPr>
                    <w:jc w:val="center"/>
                  </w:pPr>
                </w:p>
              </w:txbxContent>
            </v:textbox>
          </v:oval>
        </w:pict>
      </w:r>
    </w:p>
    <w:p w:rsidR="00BF65EB" w:rsidRDefault="00BF65EB" w:rsidP="00BF65EB">
      <w:pPr>
        <w:bidi/>
        <w:snapToGrid w:val="0"/>
        <w:spacing w:after="0"/>
        <w:ind w:left="-46"/>
        <w:rPr>
          <w:rFonts w:ascii="Tahoma" w:hAnsi="Tahoma" w:cs="Tahoma"/>
          <w:rtl/>
        </w:rPr>
      </w:pPr>
      <w:r>
        <w:rPr>
          <w:rFonts w:ascii="Tahoma" w:hAnsi="Tahoma" w:cs="Tahoma" w:hint="cs"/>
          <w:rtl/>
        </w:rPr>
        <w:t xml:space="preserve">התחלה </w:t>
      </w:r>
    </w:p>
    <w:p w:rsidR="00BF65EB" w:rsidRDefault="00BF65EB" w:rsidP="00BF65EB">
      <w:pPr>
        <w:bidi/>
        <w:snapToGrid w:val="0"/>
        <w:spacing w:after="0"/>
        <w:ind w:left="-46"/>
        <w:rPr>
          <w:rFonts w:ascii="Tahoma" w:hAnsi="Tahoma" w:cs="Tahoma"/>
          <w:rtl/>
        </w:rPr>
      </w:pPr>
    </w:p>
    <w:p w:rsidR="00BF65EB" w:rsidRDefault="00BF65EB" w:rsidP="00BF65EB">
      <w:pPr>
        <w:bidi/>
        <w:snapToGrid w:val="0"/>
        <w:spacing w:after="0"/>
        <w:ind w:left="-46"/>
        <w:rPr>
          <w:rFonts w:ascii="Tahoma" w:hAnsi="Tahoma" w:cs="Tahoma"/>
        </w:rPr>
      </w:pPr>
      <w:r>
        <w:rPr>
          <w:noProof/>
          <w:lang w:val="en-US"/>
        </w:rPr>
        <w:drawing>
          <wp:anchor distT="0" distB="0" distL="114300" distR="114300" simplePos="0" relativeHeight="251676672" behindDoc="0" locked="0" layoutInCell="1" allowOverlap="1">
            <wp:simplePos x="0" y="0"/>
            <wp:positionH relativeFrom="column">
              <wp:posOffset>3917950</wp:posOffset>
            </wp:positionH>
            <wp:positionV relativeFrom="paragraph">
              <wp:posOffset>52705</wp:posOffset>
            </wp:positionV>
            <wp:extent cx="342900" cy="33337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2900" cy="333375"/>
                    </a:xfrm>
                    <a:prstGeom prst="rect">
                      <a:avLst/>
                    </a:prstGeom>
                  </pic:spPr>
                </pic:pic>
              </a:graphicData>
            </a:graphic>
          </wp:anchor>
        </w:drawing>
      </w:r>
    </w:p>
    <w:p w:rsidR="00BF65EB" w:rsidRDefault="00BF65EB" w:rsidP="00BF65EB">
      <w:pPr>
        <w:bidi/>
        <w:snapToGrid w:val="0"/>
        <w:spacing w:after="0"/>
        <w:ind w:left="-46"/>
        <w:rPr>
          <w:rFonts w:ascii="Tahoma" w:hAnsi="Tahoma" w:cs="Tahoma"/>
          <w:rtl/>
        </w:rPr>
      </w:pPr>
      <w:r>
        <w:rPr>
          <w:rFonts w:ascii="Tahoma" w:hAnsi="Tahoma" w:cs="Tahoma" w:hint="cs"/>
          <w:rtl/>
        </w:rPr>
        <w:t>סיום</w:t>
      </w:r>
      <w:r>
        <w:rPr>
          <w:rFonts w:ascii="Tahoma" w:hAnsi="Tahoma" w:cs="Tahoma" w:hint="cs"/>
          <w:rtl/>
        </w:rPr>
        <w:tab/>
      </w:r>
      <w:r>
        <w:rPr>
          <w:rFonts w:ascii="Tahoma" w:hAnsi="Tahoma" w:cs="Tahoma" w:hint="cs"/>
          <w:rtl/>
        </w:rPr>
        <w:tab/>
      </w:r>
      <w:r>
        <w:rPr>
          <w:rFonts w:ascii="Tahoma" w:hAnsi="Tahoma" w:cs="Tahoma" w:hint="cs"/>
          <w:rtl/>
        </w:rPr>
        <w:tab/>
        <w:t xml:space="preserve">  </w:t>
      </w:r>
    </w:p>
    <w:p w:rsidR="00BF65EB" w:rsidRDefault="00BF65EB" w:rsidP="00BF65EB">
      <w:pPr>
        <w:bidi/>
        <w:snapToGrid w:val="0"/>
        <w:spacing w:after="0"/>
        <w:ind w:left="-46"/>
        <w:rPr>
          <w:rFonts w:ascii="Tahoma" w:hAnsi="Tahoma" w:cs="Tahoma"/>
          <w:u w:val="single"/>
          <w:rtl/>
        </w:rPr>
      </w:pPr>
    </w:p>
    <w:p w:rsidR="00BF65EB" w:rsidRDefault="00BF65EB" w:rsidP="00BF65EB">
      <w:pPr>
        <w:bidi/>
        <w:snapToGrid w:val="0"/>
        <w:spacing w:after="0"/>
        <w:ind w:left="-46"/>
        <w:rPr>
          <w:rFonts w:ascii="Tahoma" w:hAnsi="Tahoma" w:cs="Tahoma"/>
          <w:u w:val="single"/>
          <w:rtl/>
        </w:rPr>
      </w:pPr>
    </w:p>
    <w:p w:rsidR="00BF65EB" w:rsidRPr="00F82FF0" w:rsidRDefault="00BF65EB" w:rsidP="00BF65EB">
      <w:pPr>
        <w:bidi/>
        <w:snapToGrid w:val="0"/>
        <w:spacing w:after="0"/>
        <w:ind w:left="-46"/>
        <w:rPr>
          <w:rFonts w:ascii="Tahoma" w:hAnsi="Tahoma" w:cs="Tahoma"/>
          <w:u w:val="single"/>
          <w:rtl/>
        </w:rPr>
      </w:pPr>
      <w:r w:rsidRPr="00F82FF0">
        <w:rPr>
          <w:rFonts w:ascii="Tahoma" w:hAnsi="Tahoma" w:cs="Tahoma" w:hint="cs"/>
          <w:u w:val="single"/>
          <w:rtl/>
        </w:rPr>
        <w:t>בחירת חלופות</w:t>
      </w:r>
    </w:p>
    <w:p w:rsidR="00BF65EB" w:rsidRPr="00BF4E10" w:rsidRDefault="00BF65EB" w:rsidP="00BF65EB">
      <w:pPr>
        <w:bidi/>
        <w:snapToGrid w:val="0"/>
        <w:spacing w:after="0"/>
        <w:ind w:left="-46" w:hanging="425"/>
        <w:rPr>
          <w:rFonts w:ascii="Tahoma" w:hAnsi="Tahoma" w:cs="Tahoma"/>
          <w:rtl/>
        </w:rPr>
      </w:pPr>
    </w:p>
    <w:p w:rsidR="00BF65EB" w:rsidRPr="00D43A61" w:rsidRDefault="00BF65EB" w:rsidP="00BF65EB">
      <w:pPr>
        <w:tabs>
          <w:tab w:val="left" w:pos="296"/>
        </w:tabs>
        <w:bidi/>
        <w:ind w:left="-46"/>
        <w:rPr>
          <w:rFonts w:ascii="Tahoma" w:hAnsi="Tahoma" w:cs="Tahoma"/>
          <w:rtl/>
        </w:rPr>
      </w:pPr>
      <w:r>
        <w:rPr>
          <w:rFonts w:ascii="Tahoma" w:hAnsi="Tahoma" w:cs="Tahoma"/>
        </w:rPr>
        <w:t>NPV</w:t>
      </w:r>
      <w:r>
        <w:rPr>
          <w:rFonts w:ascii="Tahoma" w:hAnsi="Tahoma" w:cs="Tahoma" w:hint="cs"/>
          <w:rtl/>
        </w:rPr>
        <w:t xml:space="preserve"> </w:t>
      </w:r>
      <w:r>
        <w:rPr>
          <w:rFonts w:ascii="Tahoma" w:hAnsi="Tahoma" w:cs="Tahoma"/>
          <w:rtl/>
        </w:rPr>
        <w:t>–</w:t>
      </w:r>
      <w:r>
        <w:rPr>
          <w:rFonts w:ascii="Tahoma" w:hAnsi="Tahoma" w:cs="Tahoma" w:hint="cs"/>
          <w:rtl/>
        </w:rPr>
        <w:t xml:space="preserve"> </w:t>
      </w:r>
      <w:r>
        <w:rPr>
          <w:rFonts w:ascii="Tahoma" w:hAnsi="Tahoma" w:cs="Tahoma"/>
        </w:rPr>
        <w:t>Net Present Value</w:t>
      </w:r>
      <w:r>
        <w:rPr>
          <w:rFonts w:ascii="Tahoma" w:hAnsi="Tahoma" w:cs="Tahoma" w:hint="cs"/>
          <w:rtl/>
        </w:rPr>
        <w:t xml:space="preserve"> : </w:t>
      </w:r>
      <m:oMath>
        <m:r>
          <m:rPr>
            <m:nor/>
          </m:rPr>
          <w:rPr>
            <w:rFonts w:ascii="Cambria Math" w:hAnsi="Cambria Math" w:cs="Tahoma" w:hint="cs"/>
            <w:rtl/>
          </w:rPr>
          <m:t xml:space="preserve"> + (סך ההשקעה הראשוני)-</m:t>
        </m:r>
        <m:nary>
          <m:naryPr>
            <m:chr m:val="∑"/>
            <m:limLoc m:val="undOvr"/>
            <m:supHide m:val="1"/>
            <m:ctrlPr>
              <w:rPr>
                <w:rFonts w:ascii="Cambria Math" w:hAnsi="Cambria Math" w:cs="Tahoma"/>
                <w:i/>
              </w:rPr>
            </m:ctrlPr>
          </m:naryPr>
          <m:sub>
            <m:r>
              <w:rPr>
                <w:rFonts w:ascii="Cambria Math" w:hAnsi="Cambria Math" w:cs="Tahoma"/>
              </w:rPr>
              <m:t>i</m:t>
            </m:r>
          </m:sub>
          <m:sup/>
          <m:e>
            <m:f>
              <m:fPr>
                <m:ctrlPr>
                  <w:rPr>
                    <w:rFonts w:ascii="Cambria Math" w:hAnsi="Cambria Math" w:cs="Tahoma"/>
                    <w:i/>
                  </w:rPr>
                </m:ctrlPr>
              </m:fPr>
              <m:num>
                <m:r>
                  <w:rPr>
                    <w:rFonts w:ascii="Cambria Math" w:hAnsi="Cambria Math" w:cs="Tahoma"/>
                  </w:rPr>
                  <m:t>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num>
              <m:den>
                <m:sSup>
                  <m:sSupPr>
                    <m:ctrlPr>
                      <w:rPr>
                        <w:rFonts w:ascii="Cambria Math" w:hAnsi="Cambria Math" w:cs="Tahoma"/>
                        <w:i/>
                      </w:rPr>
                    </m:ctrlPr>
                  </m:sSupPr>
                  <m:e>
                    <m:r>
                      <w:rPr>
                        <w:rFonts w:ascii="Cambria Math" w:hAnsi="Cambria Math" w:cs="Tahoma"/>
                      </w:rPr>
                      <m:t>(1+rate)</m:t>
                    </m:r>
                  </m:e>
                  <m:sup>
                    <m:r>
                      <w:rPr>
                        <w:rFonts w:ascii="Cambria Math" w:hAnsi="Cambria Math" w:cs="Tahoma"/>
                      </w:rPr>
                      <m:t>i</m:t>
                    </m:r>
                  </m:sup>
                </m:sSup>
              </m:den>
            </m:f>
          </m:e>
        </m:nary>
        <m:r>
          <m:rPr>
            <m:nor/>
          </m:rPr>
          <w:rPr>
            <w:rFonts w:ascii="Cambria Math" w:hAnsi="Cambria Math" w:cs="Tahoma" w:hint="cs"/>
            <w:rtl/>
          </w:rPr>
          <m:t xml:space="preserve"> </m:t>
        </m:r>
      </m:oMath>
      <w:r>
        <w:rPr>
          <w:rFonts w:ascii="Tahoma" w:hAnsi="Tahoma" w:cs="Tahoma" w:hint="cs"/>
          <w:rtl/>
        </w:rPr>
        <w:t xml:space="preserve"> זהו שיעור התשואה הפנימי.</w:t>
      </w:r>
    </w:p>
    <w:p w:rsidR="00BF65EB" w:rsidRPr="00774E56" w:rsidRDefault="00BF65EB" w:rsidP="00BF65EB">
      <w:pPr>
        <w:tabs>
          <w:tab w:val="left" w:pos="296"/>
        </w:tabs>
        <w:bidi/>
        <w:ind w:left="-46"/>
        <w:rPr>
          <w:rFonts w:ascii="Tahoma" w:hAnsi="Tahoma" w:cs="Tahoma"/>
          <w:b/>
          <w:bCs/>
          <w:u w:val="single"/>
          <w:rtl/>
        </w:rPr>
      </w:pPr>
      <m:oMathPara>
        <m:oMathParaPr>
          <m:jc m:val="right"/>
        </m:oMathParaPr>
        <m:oMath>
          <m:r>
            <m:rPr>
              <m:sty m:val="p"/>
            </m:rPr>
            <w:rPr>
              <w:rFonts w:ascii="Cambria Math" w:hAnsi="Cambria Math" w:cs="Tahoma"/>
            </w:rPr>
            <m:t xml:space="preserve"> </m:t>
          </m:r>
          <m:r>
            <m:rPr>
              <m:nor/>
            </m:rPr>
            <w:rPr>
              <w:rFonts w:ascii="Cambria Math" w:hAnsi="Cambria Math" w:cs="Tahoma"/>
            </w:rPr>
            <m:t>i</m:t>
          </m:r>
          <m:r>
            <m:rPr>
              <m:nor/>
            </m:rPr>
            <w:rPr>
              <w:rFonts w:ascii="Cambria Math" w:hAnsi="Cambria Math" w:cs="Tahoma" w:hint="cs"/>
              <w:rtl/>
            </w:rPr>
            <m:t xml:space="preserve">- הרווח הנטו בכל שנה </m:t>
          </m:r>
          <m:r>
            <m:rPr>
              <m:sty m:val="p"/>
            </m:rPr>
            <w:rPr>
              <w:rFonts w:ascii="Cambria Math" w:hAnsi="Cambria Math" w:cs="Tahoma"/>
              <w:rtl/>
            </w:rPr>
            <m:t xml:space="preserve"> </m:t>
          </m:r>
          <m:r>
            <w:rPr>
              <w:rFonts w:ascii="Cambria Math" w:hAnsi="Cambria Math" w:cs="Tahoma"/>
            </w:rPr>
            <m:t xml:space="preserve"> 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oMath>
      </m:oMathPara>
    </w:p>
    <w:p w:rsidR="00BF65EB" w:rsidRDefault="00BF65EB" w:rsidP="00BF65EB">
      <w:pPr>
        <w:pStyle w:val="ListParagraph"/>
        <w:tabs>
          <w:tab w:val="left" w:pos="1406"/>
        </w:tabs>
        <w:bidi/>
        <w:ind w:left="-46"/>
        <w:rPr>
          <w:rFonts w:ascii="Tahoma" w:hAnsi="Tahoma" w:cs="Tahoma"/>
          <w:rtl/>
        </w:rPr>
      </w:pPr>
    </w:p>
    <w:p w:rsidR="00BF65EB" w:rsidRDefault="00BF65EB" w:rsidP="00BF65EB">
      <w:pPr>
        <w:tabs>
          <w:tab w:val="left" w:pos="1406"/>
        </w:tabs>
        <w:bidi/>
        <w:ind w:left="-46"/>
        <w:rPr>
          <w:rFonts w:ascii="Tahoma" w:hAnsi="Tahoma" w:cs="Tahoma"/>
          <w:rtl/>
        </w:rPr>
      </w:pPr>
      <w:r w:rsidRPr="003D4B2F">
        <w:rPr>
          <w:noProof/>
          <w:u w:val="single"/>
          <w:lang w:val="en-US"/>
        </w:rPr>
        <w:drawing>
          <wp:anchor distT="0" distB="0" distL="114300" distR="114300" simplePos="0" relativeHeight="251662336" behindDoc="1" locked="0" layoutInCell="1" allowOverlap="1">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19"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Pr>
          <w:rFonts w:ascii="Tahoma" w:hAnsi="Tahoma" w:cs="Tahoma" w:hint="cs"/>
          <w:u w:val="single"/>
          <w:rtl/>
        </w:rPr>
        <w:t xml:space="preserve">שיטות </w:t>
      </w:r>
      <w:r w:rsidRPr="00F82FF0">
        <w:rPr>
          <w:rFonts w:ascii="Tahoma" w:hAnsi="Tahoma" w:cs="Tahoma" w:hint="cs"/>
          <w:u w:val="single"/>
          <w:rtl/>
        </w:rPr>
        <w:t>נרמול עלויות</w:t>
      </w:r>
    </w:p>
    <w:p w:rsidR="00BF65EB" w:rsidRDefault="00BF65EB" w:rsidP="00BF65EB">
      <w:pPr>
        <w:tabs>
          <w:tab w:val="left" w:pos="1406"/>
        </w:tabs>
        <w:bidi/>
        <w:ind w:left="-46"/>
        <w:rPr>
          <w:rFonts w:ascii="Tahoma" w:hAnsi="Tahoma" w:cs="Tahoma"/>
          <w:rtl/>
        </w:rPr>
      </w:pPr>
      <w:r w:rsidRPr="00D36953">
        <w:rPr>
          <w:rFonts w:ascii="Tahoma" w:hAnsi="Tahoma" w:cs="Tahoma" w:hint="cs"/>
          <w:u w:val="single"/>
          <w:rtl/>
        </w:rPr>
        <w:t>שיטה א'</w:t>
      </w:r>
      <w:r>
        <w:rPr>
          <w:rFonts w:ascii="Tahoma" w:hAnsi="Tahoma" w:cs="Tahoma" w:hint="cs"/>
          <w:rtl/>
        </w:rPr>
        <w:t xml:space="preserve"> </w:t>
      </w:r>
    </w:p>
    <w:p w:rsidR="00BF65EB" w:rsidRDefault="00BF65EB" w:rsidP="00BF65EB">
      <w:pPr>
        <w:tabs>
          <w:tab w:val="left" w:pos="1406"/>
        </w:tabs>
        <w:bidi/>
        <w:ind w:left="-46"/>
        <w:rPr>
          <w:rFonts w:ascii="Tahoma" w:hAnsi="Tahoma" w:cs="Tahoma"/>
          <w:rtl/>
        </w:rPr>
      </w:pPr>
    </w:p>
    <w:p w:rsidR="00BF65EB" w:rsidRDefault="00BF65EB" w:rsidP="00BF65EB">
      <w:pPr>
        <w:tabs>
          <w:tab w:val="left" w:pos="1406"/>
        </w:tabs>
        <w:bidi/>
        <w:ind w:left="-46"/>
        <w:rPr>
          <w:rFonts w:ascii="Tahoma" w:hAnsi="Tahoma" w:cs="Tahoma"/>
          <w:rtl/>
        </w:rPr>
      </w:pPr>
    </w:p>
    <w:p w:rsidR="00BF65EB" w:rsidRDefault="00BF65EB" w:rsidP="00BF65EB">
      <w:pPr>
        <w:tabs>
          <w:tab w:val="left" w:pos="1406"/>
        </w:tabs>
        <w:bidi/>
        <w:ind w:left="-46"/>
        <w:rPr>
          <w:rFonts w:ascii="Tahoma" w:hAnsi="Tahoma" w:cs="Tahoma"/>
          <w:rtl/>
        </w:rPr>
      </w:pPr>
      <w:r w:rsidRPr="00D36953">
        <w:rPr>
          <w:noProof/>
          <w:u w:val="single"/>
          <w:lang w:val="en-US"/>
        </w:rPr>
        <w:drawing>
          <wp:anchor distT="0" distB="0" distL="114300" distR="114300" simplePos="0" relativeHeight="251663360" behindDoc="1" locked="0" layoutInCell="1" allowOverlap="1">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19"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Pr="00D36953">
        <w:rPr>
          <w:rFonts w:ascii="Tahoma" w:hAnsi="Tahoma" w:cs="Tahoma" w:hint="cs"/>
          <w:u w:val="single"/>
          <w:rtl/>
        </w:rPr>
        <w:t>שיטה ב'</w:t>
      </w:r>
      <w:r>
        <w:rPr>
          <w:rFonts w:ascii="Tahoma" w:hAnsi="Tahoma" w:cs="Tahoma" w:hint="cs"/>
          <w:rtl/>
        </w:rPr>
        <w:t xml:space="preserve"> </w:t>
      </w:r>
    </w:p>
    <w:p w:rsidR="00BF65EB" w:rsidRDefault="00BF65EB" w:rsidP="00BF65EB">
      <w:pPr>
        <w:tabs>
          <w:tab w:val="left" w:pos="1406"/>
        </w:tabs>
        <w:bidi/>
        <w:ind w:left="-46"/>
        <w:rPr>
          <w:rFonts w:ascii="Tahoma" w:hAnsi="Tahoma" w:cs="Tahoma"/>
          <w:rtl/>
        </w:rPr>
      </w:pPr>
      <w:r>
        <w:rPr>
          <w:noProof/>
          <w:lang w:val="en-US"/>
        </w:rPr>
        <w:drawing>
          <wp:anchor distT="0" distB="0" distL="114300" distR="114300" simplePos="0" relativeHeight="251664384" behindDoc="1" locked="0" layoutInCell="1" allowOverlap="1">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19"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rsidR="00BF65EB" w:rsidRDefault="00BF65EB" w:rsidP="00BF65EB">
      <w:pPr>
        <w:tabs>
          <w:tab w:val="left" w:pos="1406"/>
        </w:tabs>
        <w:bidi/>
        <w:ind w:left="-46"/>
        <w:rPr>
          <w:rFonts w:ascii="Tahoma" w:hAnsi="Tahoma" w:cs="Tahoma"/>
          <w:rtl/>
        </w:rPr>
      </w:pPr>
      <w:r w:rsidRPr="00D36953">
        <w:rPr>
          <w:rFonts w:ascii="Tahoma" w:hAnsi="Tahoma" w:cs="Tahoma" w:hint="cs"/>
          <w:u w:val="single"/>
          <w:rtl/>
        </w:rPr>
        <w:t>שיטה ג'</w:t>
      </w:r>
      <w:r>
        <w:rPr>
          <w:rFonts w:ascii="Tahoma" w:hAnsi="Tahoma" w:cs="Tahoma" w:hint="cs"/>
          <w:rtl/>
        </w:rPr>
        <w:t xml:space="preserve"> </w:t>
      </w:r>
    </w:p>
    <w:p w:rsidR="00BF65EB" w:rsidRDefault="00BF65EB" w:rsidP="00BF65EB">
      <w:pPr>
        <w:tabs>
          <w:tab w:val="left" w:pos="1406"/>
        </w:tabs>
        <w:bidi/>
        <w:rPr>
          <w:rFonts w:ascii="Tahoma" w:hAnsi="Tahoma" w:cs="Tahoma"/>
          <w:rtl/>
        </w:rPr>
      </w:pPr>
    </w:p>
    <w:p w:rsidR="00B60E63" w:rsidRDefault="00B60E63" w:rsidP="00B60E63">
      <w:pPr>
        <w:tabs>
          <w:tab w:val="left" w:pos="1406"/>
        </w:tabs>
        <w:bidi/>
        <w:rPr>
          <w:rFonts w:ascii="Tahoma" w:hAnsi="Tahoma" w:cs="Tahoma"/>
          <w:rtl/>
        </w:rPr>
      </w:pPr>
    </w:p>
    <w:sectPr w:rsidR="00B60E63" w:rsidSect="00981DF9">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2EED" w:rsidRDefault="00E42EED" w:rsidP="002F1511">
      <w:pPr>
        <w:spacing w:after="0" w:line="240" w:lineRule="auto"/>
      </w:pPr>
      <w:r>
        <w:separator/>
      </w:r>
    </w:p>
  </w:endnote>
  <w:endnote w:type="continuationSeparator" w:id="0">
    <w:p w:rsidR="00E42EED" w:rsidRDefault="00E42EED" w:rsidP="002F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1" w:usb1="00000000" w:usb2="00000000" w:usb3="00000000" w:csb0="0000002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1173" w:rsidRDefault="000E117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3792" w:rsidRDefault="001D02A8">
    <w:pPr>
      <w:pStyle w:val="Footer"/>
      <w:bidi/>
      <w:rPr>
        <w:lang w:val="en-US"/>
      </w:rPr>
    </w:pPr>
    <w:r>
      <w:rPr>
        <w:lang w:val="en-US"/>
      </w:rPr>
      <w:tab/>
    </w:r>
    <w:r w:rsidR="00D63BEB" w:rsidRPr="001D02A8">
      <w:rPr>
        <w:lang w:val="en-US"/>
      </w:rPr>
      <w:fldChar w:fldCharType="begin"/>
    </w:r>
    <w:r w:rsidRPr="001D02A8">
      <w:rPr>
        <w:lang w:val="en-US"/>
      </w:rPr>
      <w:instrText xml:space="preserve"> PAGE   \* MERGEFORMAT </w:instrText>
    </w:r>
    <w:r w:rsidR="00D63BEB" w:rsidRPr="001D02A8">
      <w:rPr>
        <w:lang w:val="en-US"/>
      </w:rPr>
      <w:fldChar w:fldCharType="separate"/>
    </w:r>
    <w:r w:rsidR="002F0120">
      <w:rPr>
        <w:noProof/>
        <w:rtl/>
        <w:lang w:val="en-US"/>
      </w:rPr>
      <w:t>6</w:t>
    </w:r>
    <w:r w:rsidR="00D63BEB" w:rsidRPr="001D02A8">
      <w:rPr>
        <w:noProof/>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1173" w:rsidRDefault="000E117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2EED" w:rsidRDefault="00E42EED" w:rsidP="002F1511">
      <w:pPr>
        <w:spacing w:after="0" w:line="240" w:lineRule="auto"/>
      </w:pPr>
      <w:r>
        <w:separator/>
      </w:r>
    </w:p>
  </w:footnote>
  <w:footnote w:type="continuationSeparator" w:id="0">
    <w:p w:rsidR="00E42EED" w:rsidRDefault="00E42EED" w:rsidP="002F151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1173" w:rsidRDefault="000E117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1511" w:rsidRPr="00944B46" w:rsidRDefault="00E42EED" w:rsidP="002F1511">
    <w:pPr>
      <w:pStyle w:val="Header"/>
      <w:rPr>
        <w:rtl/>
      </w:rPr>
    </w:pPr>
    <w:r>
      <w:rPr>
        <w:noProof/>
        <w:rtl/>
        <w:lang w:val="en-US"/>
      </w:rPr>
      <w:pict>
        <v:line id="Line 2" o:spid="_x0000_s2049" style="position:absolute;z-index:251660288;visibility:visibl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" strokecolor="#f49230" strokeweight="1pt"/>
      </w:pict>
    </w:r>
    <w:r w:rsidR="00627B61">
      <w:rPr>
        <w:noProof/>
        <w:lang w:val="en-US"/>
      </w:rPr>
      <w:drawing>
        <wp:anchor distT="0" distB="0" distL="114300" distR="114300" simplePos="0" relativeHeight="251659264" behindDoc="0" locked="0" layoutInCell="1" allowOverlap="1">
          <wp:simplePos x="0" y="0"/>
          <wp:positionH relativeFrom="column">
            <wp:posOffset>3200400</wp:posOffset>
          </wp:positionH>
          <wp:positionV relativeFrom="paragraph">
            <wp:posOffset>-111760</wp:posOffset>
          </wp:positionV>
          <wp:extent cx="2514600" cy="6508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a:ln>
                    <a:noFill/>
                  </a:ln>
                </pic:spPr>
              </pic:pic>
            </a:graphicData>
          </a:graphic>
        </wp:anchor>
      </w:drawing>
    </w:r>
  </w:p>
  <w:p w:rsidR="002F1511" w:rsidRPr="00185826" w:rsidRDefault="002F1511" w:rsidP="002F1511">
    <w:pPr>
      <w:pStyle w:val="Header"/>
      <w:rPr>
        <w:sz w:val="28"/>
        <w:szCs w:val="28"/>
      </w:rPr>
    </w:pPr>
  </w:p>
  <w:p w:rsidR="002F1511" w:rsidRDefault="002F1511" w:rsidP="002F1511">
    <w:pPr>
      <w:pStyle w:val="Header"/>
      <w:tabs>
        <w:tab w:val="clear" w:pos="8306"/>
      </w:tabs>
      <w:ind w:right="-426"/>
      <w:jc w:val="right"/>
      <w:rPr>
        <w:sz w:val="20"/>
        <w:szCs w:val="20"/>
        <w:rtl/>
      </w:rPr>
    </w:pPr>
  </w:p>
  <w:p w:rsidR="002F1511" w:rsidRPr="001B1F9D" w:rsidRDefault="002F1511" w:rsidP="002F1511">
    <w:pPr>
      <w:pStyle w:val="Header"/>
    </w:pPr>
  </w:p>
  <w:p w:rsidR="002F1511" w:rsidRPr="002F1511" w:rsidRDefault="002F1511">
    <w:pPr>
      <w:pStyle w:val="Header"/>
      <w:rPr>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1173" w:rsidRDefault="000E117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0DF1C29"/>
    <w:multiLevelType w:val="hybridMultilevel"/>
    <w:tmpl w:val="AA3096FE"/>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 w15:restartNumberingAfterBreak="0">
    <w:nsid w:val="470B30F8"/>
    <w:multiLevelType w:val="multilevel"/>
    <w:tmpl w:val="2638AB34"/>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490F0610"/>
    <w:multiLevelType w:val="hybridMultilevel"/>
    <w:tmpl w:val="63CE5E6E"/>
    <w:lvl w:ilvl="0" w:tplc="04090001">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3" w15:restartNumberingAfterBreak="0">
    <w:nsid w:val="4F583BF6"/>
    <w:multiLevelType w:val="hybridMultilevel"/>
    <w:tmpl w:val="8E5E3C5A"/>
    <w:lvl w:ilvl="0" w:tplc="F964229E">
      <w:start w:val="2"/>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4" w15:restartNumberingAfterBreak="0">
    <w:nsid w:val="5E983B92"/>
    <w:multiLevelType w:val="hybridMultilevel"/>
    <w:tmpl w:val="191A7296"/>
    <w:lvl w:ilvl="0" w:tplc="710082D2">
      <w:start w:val="1"/>
      <w:numFmt w:val="bullet"/>
      <w:lvlText w:val="–"/>
      <w:lvlJc w:val="left"/>
      <w:pPr>
        <w:tabs>
          <w:tab w:val="num" w:pos="720"/>
        </w:tabs>
        <w:ind w:left="720" w:hanging="360"/>
      </w:pPr>
      <w:rPr>
        <w:rFonts w:ascii="Arial" w:hAnsi="Arial" w:hint="default"/>
      </w:rPr>
    </w:lvl>
    <w:lvl w:ilvl="1" w:tplc="4BD47FC8">
      <w:start w:val="1"/>
      <w:numFmt w:val="bullet"/>
      <w:lvlText w:val="–"/>
      <w:lvlJc w:val="left"/>
      <w:pPr>
        <w:tabs>
          <w:tab w:val="num" w:pos="1440"/>
        </w:tabs>
        <w:ind w:left="1440" w:hanging="360"/>
      </w:pPr>
      <w:rPr>
        <w:rFonts w:ascii="Arial" w:hAnsi="Arial" w:hint="default"/>
      </w:rPr>
    </w:lvl>
    <w:lvl w:ilvl="2" w:tplc="9AD08EAC" w:tentative="1">
      <w:start w:val="1"/>
      <w:numFmt w:val="bullet"/>
      <w:lvlText w:val="–"/>
      <w:lvlJc w:val="left"/>
      <w:pPr>
        <w:tabs>
          <w:tab w:val="num" w:pos="2160"/>
        </w:tabs>
        <w:ind w:left="2160" w:hanging="360"/>
      </w:pPr>
      <w:rPr>
        <w:rFonts w:ascii="Arial" w:hAnsi="Arial" w:hint="default"/>
      </w:rPr>
    </w:lvl>
    <w:lvl w:ilvl="3" w:tplc="C2C6C288" w:tentative="1">
      <w:start w:val="1"/>
      <w:numFmt w:val="bullet"/>
      <w:lvlText w:val="–"/>
      <w:lvlJc w:val="left"/>
      <w:pPr>
        <w:tabs>
          <w:tab w:val="num" w:pos="2880"/>
        </w:tabs>
        <w:ind w:left="2880" w:hanging="360"/>
      </w:pPr>
      <w:rPr>
        <w:rFonts w:ascii="Arial" w:hAnsi="Arial" w:hint="default"/>
      </w:rPr>
    </w:lvl>
    <w:lvl w:ilvl="4" w:tplc="70DAFD6A" w:tentative="1">
      <w:start w:val="1"/>
      <w:numFmt w:val="bullet"/>
      <w:lvlText w:val="–"/>
      <w:lvlJc w:val="left"/>
      <w:pPr>
        <w:tabs>
          <w:tab w:val="num" w:pos="3600"/>
        </w:tabs>
        <w:ind w:left="3600" w:hanging="360"/>
      </w:pPr>
      <w:rPr>
        <w:rFonts w:ascii="Arial" w:hAnsi="Arial" w:hint="default"/>
      </w:rPr>
    </w:lvl>
    <w:lvl w:ilvl="5" w:tplc="88886196" w:tentative="1">
      <w:start w:val="1"/>
      <w:numFmt w:val="bullet"/>
      <w:lvlText w:val="–"/>
      <w:lvlJc w:val="left"/>
      <w:pPr>
        <w:tabs>
          <w:tab w:val="num" w:pos="4320"/>
        </w:tabs>
        <w:ind w:left="4320" w:hanging="360"/>
      </w:pPr>
      <w:rPr>
        <w:rFonts w:ascii="Arial" w:hAnsi="Arial" w:hint="default"/>
      </w:rPr>
    </w:lvl>
    <w:lvl w:ilvl="6" w:tplc="2E3877DC" w:tentative="1">
      <w:start w:val="1"/>
      <w:numFmt w:val="bullet"/>
      <w:lvlText w:val="–"/>
      <w:lvlJc w:val="left"/>
      <w:pPr>
        <w:tabs>
          <w:tab w:val="num" w:pos="5040"/>
        </w:tabs>
        <w:ind w:left="5040" w:hanging="360"/>
      </w:pPr>
      <w:rPr>
        <w:rFonts w:ascii="Arial" w:hAnsi="Arial" w:hint="default"/>
      </w:rPr>
    </w:lvl>
    <w:lvl w:ilvl="7" w:tplc="D5CA643E" w:tentative="1">
      <w:start w:val="1"/>
      <w:numFmt w:val="bullet"/>
      <w:lvlText w:val="–"/>
      <w:lvlJc w:val="left"/>
      <w:pPr>
        <w:tabs>
          <w:tab w:val="num" w:pos="5760"/>
        </w:tabs>
        <w:ind w:left="5760" w:hanging="360"/>
      </w:pPr>
      <w:rPr>
        <w:rFonts w:ascii="Arial" w:hAnsi="Arial" w:hint="default"/>
      </w:rPr>
    </w:lvl>
    <w:lvl w:ilvl="8" w:tplc="2B16717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85E3342"/>
    <w:multiLevelType w:val="hybridMultilevel"/>
    <w:tmpl w:val="70805B6A"/>
    <w:lvl w:ilvl="0" w:tplc="A9FE13A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7E501D"/>
    <w:multiLevelType w:val="hybridMultilevel"/>
    <w:tmpl w:val="55FAE7B8"/>
    <w:lvl w:ilvl="0" w:tplc="FEF81632">
      <w:start w:val="1"/>
      <w:numFmt w:val="bullet"/>
      <w:lvlText w:val="–"/>
      <w:lvlJc w:val="left"/>
      <w:pPr>
        <w:tabs>
          <w:tab w:val="num" w:pos="720"/>
        </w:tabs>
        <w:ind w:left="720" w:hanging="360"/>
      </w:pPr>
      <w:rPr>
        <w:rFonts w:ascii="Arial" w:hAnsi="Arial" w:hint="default"/>
      </w:rPr>
    </w:lvl>
    <w:lvl w:ilvl="1" w:tplc="E11A4710">
      <w:start w:val="1"/>
      <w:numFmt w:val="bullet"/>
      <w:lvlText w:val="–"/>
      <w:lvlJc w:val="left"/>
      <w:pPr>
        <w:tabs>
          <w:tab w:val="num" w:pos="1440"/>
        </w:tabs>
        <w:ind w:left="1440" w:hanging="360"/>
      </w:pPr>
      <w:rPr>
        <w:rFonts w:ascii="Arial" w:hAnsi="Arial" w:hint="default"/>
      </w:rPr>
    </w:lvl>
    <w:lvl w:ilvl="2" w:tplc="B64CF2F4" w:tentative="1">
      <w:start w:val="1"/>
      <w:numFmt w:val="bullet"/>
      <w:lvlText w:val="–"/>
      <w:lvlJc w:val="left"/>
      <w:pPr>
        <w:tabs>
          <w:tab w:val="num" w:pos="2160"/>
        </w:tabs>
        <w:ind w:left="2160" w:hanging="360"/>
      </w:pPr>
      <w:rPr>
        <w:rFonts w:ascii="Arial" w:hAnsi="Arial" w:hint="default"/>
      </w:rPr>
    </w:lvl>
    <w:lvl w:ilvl="3" w:tplc="1F58D184" w:tentative="1">
      <w:start w:val="1"/>
      <w:numFmt w:val="bullet"/>
      <w:lvlText w:val="–"/>
      <w:lvlJc w:val="left"/>
      <w:pPr>
        <w:tabs>
          <w:tab w:val="num" w:pos="2880"/>
        </w:tabs>
        <w:ind w:left="2880" w:hanging="360"/>
      </w:pPr>
      <w:rPr>
        <w:rFonts w:ascii="Arial" w:hAnsi="Arial" w:hint="default"/>
      </w:rPr>
    </w:lvl>
    <w:lvl w:ilvl="4" w:tplc="6102F7F4" w:tentative="1">
      <w:start w:val="1"/>
      <w:numFmt w:val="bullet"/>
      <w:lvlText w:val="–"/>
      <w:lvlJc w:val="left"/>
      <w:pPr>
        <w:tabs>
          <w:tab w:val="num" w:pos="3600"/>
        </w:tabs>
        <w:ind w:left="3600" w:hanging="360"/>
      </w:pPr>
      <w:rPr>
        <w:rFonts w:ascii="Arial" w:hAnsi="Arial" w:hint="default"/>
      </w:rPr>
    </w:lvl>
    <w:lvl w:ilvl="5" w:tplc="D9CE3CE6" w:tentative="1">
      <w:start w:val="1"/>
      <w:numFmt w:val="bullet"/>
      <w:lvlText w:val="–"/>
      <w:lvlJc w:val="left"/>
      <w:pPr>
        <w:tabs>
          <w:tab w:val="num" w:pos="4320"/>
        </w:tabs>
        <w:ind w:left="4320" w:hanging="360"/>
      </w:pPr>
      <w:rPr>
        <w:rFonts w:ascii="Arial" w:hAnsi="Arial" w:hint="default"/>
      </w:rPr>
    </w:lvl>
    <w:lvl w:ilvl="6" w:tplc="C2C218D6" w:tentative="1">
      <w:start w:val="1"/>
      <w:numFmt w:val="bullet"/>
      <w:lvlText w:val="–"/>
      <w:lvlJc w:val="left"/>
      <w:pPr>
        <w:tabs>
          <w:tab w:val="num" w:pos="5040"/>
        </w:tabs>
        <w:ind w:left="5040" w:hanging="360"/>
      </w:pPr>
      <w:rPr>
        <w:rFonts w:ascii="Arial" w:hAnsi="Arial" w:hint="default"/>
      </w:rPr>
    </w:lvl>
    <w:lvl w:ilvl="7" w:tplc="28D4B144" w:tentative="1">
      <w:start w:val="1"/>
      <w:numFmt w:val="bullet"/>
      <w:lvlText w:val="–"/>
      <w:lvlJc w:val="left"/>
      <w:pPr>
        <w:tabs>
          <w:tab w:val="num" w:pos="5760"/>
        </w:tabs>
        <w:ind w:left="5760" w:hanging="360"/>
      </w:pPr>
      <w:rPr>
        <w:rFonts w:ascii="Arial" w:hAnsi="Arial" w:hint="default"/>
      </w:rPr>
    </w:lvl>
    <w:lvl w:ilvl="8" w:tplc="ED96283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C7C1528"/>
    <w:multiLevelType w:val="multilevel"/>
    <w:tmpl w:val="0409001F"/>
    <w:lvl w:ilvl="0">
      <w:start w:val="1"/>
      <w:numFmt w:val="decimal"/>
      <w:lvlText w:val="%1."/>
      <w:lvlJc w:val="left"/>
      <w:pPr>
        <w:ind w:left="502"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F7D63A9"/>
    <w:multiLevelType w:val="hybridMultilevel"/>
    <w:tmpl w:val="7FBCBC76"/>
    <w:lvl w:ilvl="0" w:tplc="7FB27756">
      <w:start w:val="2"/>
      <w:numFmt w:val="bullet"/>
      <w:lvlText w:val="-"/>
      <w:lvlJc w:val="left"/>
      <w:pPr>
        <w:ind w:left="1800" w:hanging="360"/>
      </w:pPr>
      <w:rPr>
        <w:rFonts w:ascii="Tahoma" w:eastAsiaTheme="minorHAnsi" w:hAnsi="Tahoma"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71FB0C6F"/>
    <w:multiLevelType w:val="hybridMultilevel"/>
    <w:tmpl w:val="D1EA75E8"/>
    <w:lvl w:ilvl="0" w:tplc="FBA6B8FA">
      <w:start w:val="2"/>
      <w:numFmt w:val="hebrew1"/>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10" w15:restartNumberingAfterBreak="0">
    <w:nsid w:val="7C506546"/>
    <w:multiLevelType w:val="hybridMultilevel"/>
    <w:tmpl w:val="B96C037C"/>
    <w:lvl w:ilvl="0" w:tplc="2A8C8B62">
      <w:start w:val="1"/>
      <w:numFmt w:val="hebrew1"/>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1" w15:restartNumberingAfterBreak="0">
    <w:nsid w:val="7CBC1C78"/>
    <w:multiLevelType w:val="hybridMultilevel"/>
    <w:tmpl w:val="D1EA75E8"/>
    <w:lvl w:ilvl="0" w:tplc="FBA6B8FA">
      <w:start w:val="2"/>
      <w:numFmt w:val="hebrew1"/>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12" w15:restartNumberingAfterBreak="0">
    <w:nsid w:val="7CC72995"/>
    <w:multiLevelType w:val="multilevel"/>
    <w:tmpl w:val="D1D43D96"/>
    <w:lvl w:ilvl="0">
      <w:start w:val="1"/>
      <w:numFmt w:val="bullet"/>
      <w:lvlText w:val=""/>
      <w:lvlJc w:val="left"/>
      <w:pPr>
        <w:ind w:left="502"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DE5132D"/>
    <w:multiLevelType w:val="multilevel"/>
    <w:tmpl w:val="D1D43D96"/>
    <w:lvl w:ilvl="0">
      <w:start w:val="1"/>
      <w:numFmt w:val="bullet"/>
      <w:lvlText w:val=""/>
      <w:lvlJc w:val="left"/>
      <w:pPr>
        <w:ind w:left="502"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7"/>
  </w:num>
  <w:num w:numId="2">
    <w:abstractNumId w:val="1"/>
  </w:num>
  <w:num w:numId="3">
    <w:abstractNumId w:val="5"/>
  </w:num>
  <w:num w:numId="4">
    <w:abstractNumId w:val="3"/>
  </w:num>
  <w:num w:numId="5">
    <w:abstractNumId w:val="8"/>
  </w:num>
  <w:num w:numId="6">
    <w:abstractNumId w:val="11"/>
  </w:num>
  <w:num w:numId="7">
    <w:abstractNumId w:val="10"/>
  </w:num>
  <w:num w:numId="8">
    <w:abstractNumId w:val="9"/>
  </w:num>
  <w:num w:numId="9">
    <w:abstractNumId w:val="4"/>
  </w:num>
  <w:num w:numId="10">
    <w:abstractNumId w:val="6"/>
  </w:num>
  <w:num w:numId="11">
    <w:abstractNumId w:val="2"/>
  </w:num>
  <w:num w:numId="12">
    <w:abstractNumId w:val="0"/>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7569D6"/>
    <w:rsid w:val="000031B9"/>
    <w:rsid w:val="0003211B"/>
    <w:rsid w:val="00054392"/>
    <w:rsid w:val="00061B84"/>
    <w:rsid w:val="000A02AE"/>
    <w:rsid w:val="000A1F69"/>
    <w:rsid w:val="000A51FA"/>
    <w:rsid w:val="000B62A7"/>
    <w:rsid w:val="000C6515"/>
    <w:rsid w:val="000E1173"/>
    <w:rsid w:val="0011149A"/>
    <w:rsid w:val="00112CAD"/>
    <w:rsid w:val="00113E20"/>
    <w:rsid w:val="00135342"/>
    <w:rsid w:val="0013773B"/>
    <w:rsid w:val="00142635"/>
    <w:rsid w:val="00142FE6"/>
    <w:rsid w:val="0017033C"/>
    <w:rsid w:val="00170B72"/>
    <w:rsid w:val="00195560"/>
    <w:rsid w:val="001A047B"/>
    <w:rsid w:val="001A173A"/>
    <w:rsid w:val="001A2C38"/>
    <w:rsid w:val="001A4CBF"/>
    <w:rsid w:val="001A63E6"/>
    <w:rsid w:val="001C4A24"/>
    <w:rsid w:val="001D02A8"/>
    <w:rsid w:val="001E1033"/>
    <w:rsid w:val="002106F9"/>
    <w:rsid w:val="00250590"/>
    <w:rsid w:val="00265CE5"/>
    <w:rsid w:val="002712D6"/>
    <w:rsid w:val="002A112B"/>
    <w:rsid w:val="002F0120"/>
    <w:rsid w:val="002F1511"/>
    <w:rsid w:val="002F36E3"/>
    <w:rsid w:val="002F4409"/>
    <w:rsid w:val="0032173F"/>
    <w:rsid w:val="00363AEA"/>
    <w:rsid w:val="00392A81"/>
    <w:rsid w:val="003C7A8C"/>
    <w:rsid w:val="003E0EB3"/>
    <w:rsid w:val="003F4CD7"/>
    <w:rsid w:val="003F74F7"/>
    <w:rsid w:val="004129A2"/>
    <w:rsid w:val="00415AB7"/>
    <w:rsid w:val="00425717"/>
    <w:rsid w:val="00433509"/>
    <w:rsid w:val="00483EB6"/>
    <w:rsid w:val="00497FE6"/>
    <w:rsid w:val="004A7623"/>
    <w:rsid w:val="004C2D0F"/>
    <w:rsid w:val="004C4A1A"/>
    <w:rsid w:val="004E7AFD"/>
    <w:rsid w:val="00544CDF"/>
    <w:rsid w:val="00572659"/>
    <w:rsid w:val="005A24FB"/>
    <w:rsid w:val="005A3BF3"/>
    <w:rsid w:val="005A3E71"/>
    <w:rsid w:val="005B20EE"/>
    <w:rsid w:val="005D3792"/>
    <w:rsid w:val="005D5952"/>
    <w:rsid w:val="005F2E33"/>
    <w:rsid w:val="00616D04"/>
    <w:rsid w:val="00627B61"/>
    <w:rsid w:val="00632184"/>
    <w:rsid w:val="00636AF3"/>
    <w:rsid w:val="00656588"/>
    <w:rsid w:val="0065718F"/>
    <w:rsid w:val="00681726"/>
    <w:rsid w:val="006A49EA"/>
    <w:rsid w:val="006F32D3"/>
    <w:rsid w:val="0070108F"/>
    <w:rsid w:val="00704FA8"/>
    <w:rsid w:val="00707704"/>
    <w:rsid w:val="00730AFA"/>
    <w:rsid w:val="00734EF3"/>
    <w:rsid w:val="0074138A"/>
    <w:rsid w:val="007433AF"/>
    <w:rsid w:val="00750681"/>
    <w:rsid w:val="007569D6"/>
    <w:rsid w:val="00774459"/>
    <w:rsid w:val="007A20C8"/>
    <w:rsid w:val="007A6523"/>
    <w:rsid w:val="007E545F"/>
    <w:rsid w:val="00802167"/>
    <w:rsid w:val="008513D2"/>
    <w:rsid w:val="008608AE"/>
    <w:rsid w:val="008D3E9B"/>
    <w:rsid w:val="008E0A49"/>
    <w:rsid w:val="008F1671"/>
    <w:rsid w:val="00906D74"/>
    <w:rsid w:val="00943C84"/>
    <w:rsid w:val="00954D57"/>
    <w:rsid w:val="00981DF9"/>
    <w:rsid w:val="009B134F"/>
    <w:rsid w:val="00A12901"/>
    <w:rsid w:val="00A63210"/>
    <w:rsid w:val="00AF1EB1"/>
    <w:rsid w:val="00B0619D"/>
    <w:rsid w:val="00B26DDD"/>
    <w:rsid w:val="00B60E63"/>
    <w:rsid w:val="00B71662"/>
    <w:rsid w:val="00B873FB"/>
    <w:rsid w:val="00BA6F12"/>
    <w:rsid w:val="00BF01AE"/>
    <w:rsid w:val="00BF443C"/>
    <w:rsid w:val="00BF65EB"/>
    <w:rsid w:val="00C01525"/>
    <w:rsid w:val="00C03387"/>
    <w:rsid w:val="00C416DF"/>
    <w:rsid w:val="00C46C2D"/>
    <w:rsid w:val="00C60C17"/>
    <w:rsid w:val="00CD557D"/>
    <w:rsid w:val="00CF30CF"/>
    <w:rsid w:val="00D40611"/>
    <w:rsid w:val="00D567FD"/>
    <w:rsid w:val="00D63BEB"/>
    <w:rsid w:val="00D6792D"/>
    <w:rsid w:val="00D77F4D"/>
    <w:rsid w:val="00DA34D8"/>
    <w:rsid w:val="00DA35FE"/>
    <w:rsid w:val="00DA3697"/>
    <w:rsid w:val="00DC1FB8"/>
    <w:rsid w:val="00DC3AE1"/>
    <w:rsid w:val="00DF14CA"/>
    <w:rsid w:val="00DF7A26"/>
    <w:rsid w:val="00E111A4"/>
    <w:rsid w:val="00E1775A"/>
    <w:rsid w:val="00E2721E"/>
    <w:rsid w:val="00E40ADB"/>
    <w:rsid w:val="00E42EED"/>
    <w:rsid w:val="00E810D3"/>
    <w:rsid w:val="00E8573F"/>
    <w:rsid w:val="00EB1C0A"/>
    <w:rsid w:val="00F15687"/>
    <w:rsid w:val="00F41A45"/>
    <w:rsid w:val="00F6037D"/>
    <w:rsid w:val="00F949C3"/>
    <w:rsid w:val="00FD14BB"/>
    <w:rsid w:val="00FE1234"/>
    <w:rsid w:val="00FF097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Straight Arrow Connector 5"/>
      </o:rules>
    </o:shapelayout>
  </w:shapeDefaults>
  <w:decimalSymbol w:val="."/>
  <w:listSeparator w:val=","/>
  <w15:docId w15:val="{F25C612D-7992-422E-9424-8D3BDB136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69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rsid w:val="007569D6"/>
    <w:rPr>
      <w:sz w:val="16"/>
      <w:szCs w:val="16"/>
    </w:rPr>
  </w:style>
  <w:style w:type="paragraph" w:styleId="CommentText">
    <w:name w:val="annotation text"/>
    <w:basedOn w:val="Normal"/>
    <w:link w:val="CommentTextChar"/>
    <w:unhideWhenUsed/>
    <w:rsid w:val="007569D6"/>
    <w:pPr>
      <w:spacing w:line="240" w:lineRule="auto"/>
    </w:pPr>
    <w:rPr>
      <w:sz w:val="20"/>
      <w:szCs w:val="20"/>
    </w:rPr>
  </w:style>
  <w:style w:type="character" w:customStyle="1" w:styleId="CommentTextChar">
    <w:name w:val="Comment Text Char"/>
    <w:basedOn w:val="DefaultParagraphFont"/>
    <w:link w:val="CommentText"/>
    <w:rsid w:val="007569D6"/>
    <w:rPr>
      <w:sz w:val="20"/>
      <w:szCs w:val="20"/>
    </w:rPr>
  </w:style>
  <w:style w:type="paragraph" w:styleId="BalloonText">
    <w:name w:val="Balloon Text"/>
    <w:basedOn w:val="Normal"/>
    <w:link w:val="BalloonTextChar"/>
    <w:uiPriority w:val="99"/>
    <w:semiHidden/>
    <w:unhideWhenUsed/>
    <w:rsid w:val="00756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9D6"/>
    <w:rPr>
      <w:rFonts w:ascii="Tahoma" w:hAnsi="Tahoma" w:cs="Tahoma"/>
      <w:sz w:val="16"/>
      <w:szCs w:val="16"/>
    </w:rPr>
  </w:style>
  <w:style w:type="paragraph" w:styleId="DocumentMap">
    <w:name w:val="Document Map"/>
    <w:basedOn w:val="Normal"/>
    <w:link w:val="DocumentMapChar"/>
    <w:uiPriority w:val="99"/>
    <w:semiHidden/>
    <w:unhideWhenUsed/>
    <w:rsid w:val="00363AE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63AEA"/>
    <w:rPr>
      <w:rFonts w:ascii="Tahoma" w:hAnsi="Tahoma" w:cs="Tahoma"/>
      <w:sz w:val="16"/>
      <w:szCs w:val="16"/>
    </w:rPr>
  </w:style>
  <w:style w:type="paragraph" w:styleId="ListParagraph">
    <w:name w:val="List Paragraph"/>
    <w:basedOn w:val="Normal"/>
    <w:uiPriority w:val="34"/>
    <w:qFormat/>
    <w:rsid w:val="00616D04"/>
    <w:pPr>
      <w:ind w:left="720"/>
      <w:contextualSpacing/>
    </w:pPr>
    <w:rPr>
      <w:rFonts w:ascii="Calibri" w:eastAsia="Calibri" w:hAnsi="Calibri" w:cs="Arial"/>
      <w:lang w:val="en-US"/>
    </w:rPr>
  </w:style>
  <w:style w:type="paragraph" w:styleId="CommentSubject">
    <w:name w:val="annotation subject"/>
    <w:basedOn w:val="CommentText"/>
    <w:next w:val="CommentText"/>
    <w:link w:val="CommentSubjectChar"/>
    <w:uiPriority w:val="99"/>
    <w:semiHidden/>
    <w:unhideWhenUsed/>
    <w:rsid w:val="004C4A1A"/>
    <w:rPr>
      <w:b/>
      <w:bCs/>
    </w:rPr>
  </w:style>
  <w:style w:type="character" w:customStyle="1" w:styleId="CommentSubjectChar">
    <w:name w:val="Comment Subject Char"/>
    <w:basedOn w:val="CommentTextChar"/>
    <w:link w:val="CommentSubject"/>
    <w:uiPriority w:val="99"/>
    <w:semiHidden/>
    <w:rsid w:val="004C4A1A"/>
    <w:rPr>
      <w:b/>
      <w:bCs/>
      <w:sz w:val="20"/>
      <w:szCs w:val="20"/>
    </w:rPr>
  </w:style>
  <w:style w:type="paragraph" w:styleId="Header">
    <w:name w:val="header"/>
    <w:basedOn w:val="Normal"/>
    <w:link w:val="HeaderChar"/>
    <w:unhideWhenUsed/>
    <w:rsid w:val="002F1511"/>
    <w:pPr>
      <w:tabs>
        <w:tab w:val="center" w:pos="4153"/>
        <w:tab w:val="right" w:pos="8306"/>
      </w:tabs>
      <w:spacing w:after="0" w:line="240" w:lineRule="auto"/>
    </w:pPr>
  </w:style>
  <w:style w:type="character" w:customStyle="1" w:styleId="HeaderChar">
    <w:name w:val="Header Char"/>
    <w:basedOn w:val="DefaultParagraphFont"/>
    <w:link w:val="Header"/>
    <w:uiPriority w:val="99"/>
    <w:rsid w:val="002F1511"/>
  </w:style>
  <w:style w:type="paragraph" w:styleId="Footer">
    <w:name w:val="footer"/>
    <w:basedOn w:val="Normal"/>
    <w:link w:val="FooterChar"/>
    <w:uiPriority w:val="99"/>
    <w:unhideWhenUsed/>
    <w:rsid w:val="002F1511"/>
    <w:pPr>
      <w:tabs>
        <w:tab w:val="center" w:pos="4153"/>
        <w:tab w:val="right" w:pos="8306"/>
      </w:tabs>
      <w:spacing w:after="0" w:line="240" w:lineRule="auto"/>
    </w:pPr>
  </w:style>
  <w:style w:type="character" w:customStyle="1" w:styleId="FooterChar">
    <w:name w:val="Footer Char"/>
    <w:basedOn w:val="DefaultParagraphFont"/>
    <w:link w:val="Footer"/>
    <w:uiPriority w:val="99"/>
    <w:rsid w:val="002F1511"/>
  </w:style>
  <w:style w:type="paragraph" w:styleId="NormalWeb">
    <w:name w:val="Normal (Web)"/>
    <w:basedOn w:val="Normal"/>
    <w:uiPriority w:val="99"/>
    <w:semiHidden/>
    <w:unhideWhenUsed/>
    <w:rsid w:val="00B60E63"/>
    <w:pPr>
      <w:spacing w:before="100" w:beforeAutospacing="1" w:after="100" w:afterAutospacing="1" w:line="240" w:lineRule="auto"/>
    </w:pPr>
    <w:rPr>
      <w:rFonts w:ascii="Times New Roman" w:eastAsiaTheme="minorEastAsia"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5791588">
      <w:bodyDiv w:val="1"/>
      <w:marLeft w:val="0"/>
      <w:marRight w:val="0"/>
      <w:marTop w:val="0"/>
      <w:marBottom w:val="0"/>
      <w:divBdr>
        <w:top w:val="none" w:sz="0" w:space="0" w:color="auto"/>
        <w:left w:val="none" w:sz="0" w:space="0" w:color="auto"/>
        <w:bottom w:val="none" w:sz="0" w:space="0" w:color="auto"/>
        <w:right w:val="none" w:sz="0" w:space="0" w:color="auto"/>
      </w:divBdr>
      <w:divsChild>
        <w:div w:id="1846237746">
          <w:marLeft w:val="0"/>
          <w:marRight w:val="1166"/>
          <w:marTop w:val="134"/>
          <w:marBottom w:val="0"/>
          <w:divBdr>
            <w:top w:val="none" w:sz="0" w:space="0" w:color="auto"/>
            <w:left w:val="none" w:sz="0" w:space="0" w:color="auto"/>
            <w:bottom w:val="none" w:sz="0" w:space="0" w:color="auto"/>
            <w:right w:val="none" w:sz="0" w:space="0" w:color="auto"/>
          </w:divBdr>
        </w:div>
        <w:div w:id="1129518461">
          <w:marLeft w:val="0"/>
          <w:marRight w:val="1166"/>
          <w:marTop w:val="134"/>
          <w:marBottom w:val="0"/>
          <w:divBdr>
            <w:top w:val="none" w:sz="0" w:space="0" w:color="auto"/>
            <w:left w:val="none" w:sz="0" w:space="0" w:color="auto"/>
            <w:bottom w:val="none" w:sz="0" w:space="0" w:color="auto"/>
            <w:right w:val="none" w:sz="0" w:space="0" w:color="auto"/>
          </w:divBdr>
        </w:div>
        <w:div w:id="1885822823">
          <w:marLeft w:val="0"/>
          <w:marRight w:val="1166"/>
          <w:marTop w:val="134"/>
          <w:marBottom w:val="0"/>
          <w:divBdr>
            <w:top w:val="none" w:sz="0" w:space="0" w:color="auto"/>
            <w:left w:val="none" w:sz="0" w:space="0" w:color="auto"/>
            <w:bottom w:val="none" w:sz="0" w:space="0" w:color="auto"/>
            <w:right w:val="none" w:sz="0" w:space="0" w:color="auto"/>
          </w:divBdr>
        </w:div>
      </w:divsChild>
    </w:div>
    <w:div w:id="1888182064">
      <w:bodyDiv w:val="1"/>
      <w:marLeft w:val="0"/>
      <w:marRight w:val="0"/>
      <w:marTop w:val="0"/>
      <w:marBottom w:val="0"/>
      <w:divBdr>
        <w:top w:val="none" w:sz="0" w:space="0" w:color="auto"/>
        <w:left w:val="none" w:sz="0" w:space="0" w:color="auto"/>
        <w:bottom w:val="none" w:sz="0" w:space="0" w:color="auto"/>
        <w:right w:val="none" w:sz="0" w:space="0" w:color="auto"/>
      </w:divBdr>
      <w:divsChild>
        <w:div w:id="1912421706">
          <w:marLeft w:val="0"/>
          <w:marRight w:val="1166"/>
          <w:marTop w:val="134"/>
          <w:marBottom w:val="0"/>
          <w:divBdr>
            <w:top w:val="none" w:sz="0" w:space="0" w:color="auto"/>
            <w:left w:val="none" w:sz="0" w:space="0" w:color="auto"/>
            <w:bottom w:val="none" w:sz="0" w:space="0" w:color="auto"/>
            <w:right w:val="none" w:sz="0" w:space="0" w:color="auto"/>
          </w:divBdr>
        </w:div>
        <w:div w:id="1723477439">
          <w:marLeft w:val="0"/>
          <w:marRight w:val="1166"/>
          <w:marTop w:val="134"/>
          <w:marBottom w:val="0"/>
          <w:divBdr>
            <w:top w:val="none" w:sz="0" w:space="0" w:color="auto"/>
            <w:left w:val="none" w:sz="0" w:space="0" w:color="auto"/>
            <w:bottom w:val="none" w:sz="0" w:space="0" w:color="auto"/>
            <w:right w:val="none" w:sz="0" w:space="0" w:color="auto"/>
          </w:divBdr>
        </w:div>
        <w:div w:id="109054263">
          <w:marLeft w:val="0"/>
          <w:marRight w:val="1166"/>
          <w:marTop w:val="134"/>
          <w:marBottom w:val="0"/>
          <w:divBdr>
            <w:top w:val="none" w:sz="0" w:space="0" w:color="auto"/>
            <w:left w:val="none" w:sz="0" w:space="0" w:color="auto"/>
            <w:bottom w:val="none" w:sz="0" w:space="0" w:color="auto"/>
            <w:right w:val="none" w:sz="0" w:space="0" w:color="auto"/>
          </w:divBdr>
        </w:div>
        <w:div w:id="223681534">
          <w:marLeft w:val="0"/>
          <w:marRight w:val="1166"/>
          <w:marTop w:val="13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3.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46AADB-BB9E-4CAD-BCED-53C2ECCE9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8</Pages>
  <Words>1659</Words>
  <Characters>8300</Characters>
  <Application>Microsoft Office Word</Application>
  <DocSecurity>0</DocSecurity>
  <Lines>69</Lines>
  <Paragraphs>19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Anat</dc:creator>
  <cp:lastModifiedBy>Shay Yehezkel</cp:lastModifiedBy>
  <cp:revision>15</cp:revision>
  <cp:lastPrinted>2015-02-01T12:36:00Z</cp:lastPrinted>
  <dcterms:created xsi:type="dcterms:W3CDTF">2015-02-01T14:20:00Z</dcterms:created>
  <dcterms:modified xsi:type="dcterms:W3CDTF">2015-07-16T14:30:00Z</dcterms:modified>
</cp:coreProperties>
</file>