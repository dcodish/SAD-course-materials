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8AC" w:rsidRDefault="00B94B3D" w:rsidP="008128AC">
      <w:pPr>
        <w:bidi/>
        <w:rPr>
          <w:rtl/>
        </w:rPr>
      </w:pPr>
      <w:r>
        <w:rPr>
          <w:noProof/>
          <w:rtl/>
        </w:rPr>
        <w:pict>
          <v:shapetype id="_x0000_t202" coordsize="21600,21600" o:spt="202" path="m,l,21600r21600,l21600,xe">
            <v:stroke joinstyle="miter"/>
            <v:path gradientshapeok="t" o:connecttype="rect"/>
          </v:shapetype>
          <v:shape id="Text Box 2" o:spid="_x0000_s1030" type="#_x0000_t202" style="position:absolute;left:0;text-align:left;margin-left:-69.8pt;margin-top:-52.9pt;width:222.8pt;height:123.8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" strokeweight="1.5pt">
            <v:shadow on="t" opacity=".5" offset="6pt,-6pt"/>
            <v:textbox>
              <w:txbxContent>
                <w:p w:rsidR="008128AC" w:rsidRDefault="008128AC" w:rsidP="008128AC">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Pr>
                      <w:rFonts w:cs="David" w:hint="cs"/>
                      <w:sz w:val="24"/>
                      <w:szCs w:val="24"/>
                      <w:rtl/>
                    </w:rPr>
                    <w:t>26.08</w:t>
                  </w:r>
                  <w:r w:rsidRPr="00BA6F12">
                    <w:rPr>
                      <w:rFonts w:cs="David"/>
                      <w:sz w:val="24"/>
                      <w:szCs w:val="24"/>
                      <w:rtl/>
                    </w:rPr>
                    <w:t>.14</w:t>
                  </w:r>
                </w:p>
                <w:p w:rsidR="008128AC" w:rsidRDefault="008128AC" w:rsidP="008128AC">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ד"ר ענת גולדשטיין, 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rsidR="008128AC" w:rsidRDefault="008128AC" w:rsidP="008128AC">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rsidR="008128AC" w:rsidRDefault="008128AC" w:rsidP="008128AC">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rsidR="008128AC" w:rsidRDefault="008128AC" w:rsidP="008128AC">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2014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Pr>
                      <w:rFonts w:cs="David" w:hint="cs"/>
                      <w:sz w:val="24"/>
                      <w:szCs w:val="24"/>
                      <w:rtl/>
                    </w:rPr>
                    <w:t>א</w:t>
                  </w:r>
                  <w:r w:rsidRPr="00BA6F12">
                    <w:rPr>
                      <w:rFonts w:cs="David"/>
                      <w:sz w:val="24"/>
                      <w:szCs w:val="24"/>
                      <w:rtl/>
                    </w:rPr>
                    <w:t>'</w:t>
                  </w:r>
                </w:p>
                <w:p w:rsidR="008128AC" w:rsidRDefault="008128AC" w:rsidP="008128AC">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rsidR="008128AC" w:rsidRDefault="008128AC" w:rsidP="008128AC">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מחשבון </w:t>
                  </w:r>
                </w:p>
              </w:txbxContent>
            </v:textbox>
          </v:shape>
        </w:pict>
      </w:r>
    </w:p>
    <w:p w:rsidR="008128AC" w:rsidRDefault="008128AC" w:rsidP="008128AC">
      <w:pPr>
        <w:bidi/>
        <w:rPr>
          <w:b/>
          <w:bCs/>
          <w:rtl/>
        </w:rPr>
      </w:pPr>
    </w:p>
    <w:p w:rsidR="008128AC" w:rsidRDefault="008128AC" w:rsidP="008128AC">
      <w:pPr>
        <w:bidi/>
        <w:rPr>
          <w:b/>
          <w:bCs/>
          <w:rtl/>
        </w:rPr>
      </w:pPr>
      <w:r>
        <w:rPr>
          <w:rFonts w:hint="cs"/>
          <w:b/>
          <w:bCs/>
          <w:rtl/>
        </w:rPr>
        <w:t>דף תשובות חלק א'</w:t>
      </w:r>
    </w:p>
    <w:p w:rsidR="008128AC" w:rsidRDefault="008128AC" w:rsidP="008128AC">
      <w:pPr>
        <w:bidi/>
        <w:rPr>
          <w:rtl/>
        </w:rPr>
      </w:pPr>
      <w:r>
        <w:rPr>
          <w:rFonts w:hint="cs"/>
          <w:rtl/>
        </w:rPr>
        <w:t xml:space="preserve">נא למלא את התשובות הסופיות לשאלות בחלק א' בטבלה הבאה. </w:t>
      </w:r>
    </w:p>
    <w:p w:rsidR="008128AC" w:rsidRDefault="008128AC" w:rsidP="008128AC">
      <w:pPr>
        <w:bidi/>
        <w:rPr>
          <w:rtl/>
        </w:rPr>
      </w:pPr>
      <w:r>
        <w:rPr>
          <w:rFonts w:hint="cs"/>
          <w:rtl/>
        </w:rPr>
        <w:t>לכל שאלה יש תשובה אחת שהיא הנכונה ביותר ואותה בלבד יש לסמן.</w:t>
      </w:r>
    </w:p>
    <w:p w:rsidR="008128AC" w:rsidRDefault="008128AC" w:rsidP="008128AC">
      <w:pPr>
        <w:pStyle w:val="ListParagraph"/>
        <w:numPr>
          <w:ilvl w:val="0"/>
          <w:numId w:val="7"/>
        </w:numPr>
        <w:bidi/>
        <w:ind w:left="656"/>
      </w:pPr>
      <w:r>
        <w:rPr>
          <w:rFonts w:hint="cs"/>
          <w:rtl/>
        </w:rPr>
        <w:t>ב</w:t>
      </w:r>
      <w:r w:rsidRPr="009C4A2F">
        <w:rPr>
          <w:rFonts w:hint="cs"/>
          <w:b/>
          <w:bCs/>
          <w:rtl/>
        </w:rPr>
        <w:t>שאלה 9</w:t>
      </w:r>
      <w:r>
        <w:rPr>
          <w:rFonts w:hint="cs"/>
          <w:rtl/>
        </w:rPr>
        <w:t xml:space="preserve"> יש להוסיף הסבר קצרצר לכל תשובה בגוף המבחן תשובה ללא הסבר לא תיבדק. </w:t>
      </w:r>
    </w:p>
    <w:p w:rsidR="008128AC" w:rsidRPr="000826B5" w:rsidRDefault="008128AC" w:rsidP="008128AC">
      <w:pPr>
        <w:pStyle w:val="ListParagraph"/>
        <w:numPr>
          <w:ilvl w:val="0"/>
          <w:numId w:val="7"/>
        </w:numPr>
        <w:bidi/>
        <w:ind w:left="656"/>
        <w:rPr>
          <w:rtl/>
        </w:rPr>
      </w:pPr>
      <w:r>
        <w:rPr>
          <w:rFonts w:hint="cs"/>
          <w:rtl/>
        </w:rPr>
        <w:t xml:space="preserve">בשאלות </w:t>
      </w:r>
      <w:r w:rsidRPr="009C4A2F">
        <w:rPr>
          <w:rFonts w:hint="cs"/>
          <w:b/>
          <w:bCs/>
          <w:rtl/>
        </w:rPr>
        <w:t>10-11</w:t>
      </w:r>
      <w:r>
        <w:rPr>
          <w:rFonts w:hint="cs"/>
          <w:rtl/>
        </w:rPr>
        <w:t xml:space="preserve"> יש לתאר את החישובים שהובילו לפתרון בשטח שהוקצה לכך לפני שאלה 10. תשובות ללא תיאור דרך הפתרון לא יבדקו.</w:t>
      </w:r>
    </w:p>
    <w:tbl>
      <w:tblPr>
        <w:tblStyle w:val="TableGrid"/>
        <w:bidiVisual/>
        <w:tblW w:w="0" w:type="auto"/>
        <w:tblLook w:val="04A0" w:firstRow="1" w:lastRow="0" w:firstColumn="1" w:lastColumn="0" w:noHBand="0" w:noVBand="1"/>
      </w:tblPr>
      <w:tblGrid>
        <w:gridCol w:w="450"/>
        <w:gridCol w:w="451"/>
        <w:gridCol w:w="992"/>
        <w:gridCol w:w="992"/>
      </w:tblGrid>
      <w:tr w:rsidR="008128AC" w:rsidTr="00DA78AD">
        <w:tc>
          <w:tcPr>
            <w:tcW w:w="901" w:type="dxa"/>
            <w:gridSpan w:val="2"/>
          </w:tcPr>
          <w:p w:rsidR="008128AC" w:rsidRDefault="008128AC" w:rsidP="00DA78AD">
            <w:pPr>
              <w:bidi/>
              <w:rPr>
                <w:b/>
                <w:bCs/>
                <w:rtl/>
              </w:rPr>
            </w:pPr>
            <w:r>
              <w:rPr>
                <w:rFonts w:hint="cs"/>
                <w:b/>
                <w:bCs/>
                <w:rtl/>
              </w:rPr>
              <w:t>שאלה</w:t>
            </w:r>
          </w:p>
        </w:tc>
        <w:tc>
          <w:tcPr>
            <w:tcW w:w="1984" w:type="dxa"/>
            <w:gridSpan w:val="2"/>
          </w:tcPr>
          <w:p w:rsidR="008128AC" w:rsidRDefault="008128AC" w:rsidP="00DA78AD">
            <w:pPr>
              <w:bidi/>
              <w:rPr>
                <w:b/>
                <w:bCs/>
                <w:rtl/>
              </w:rPr>
            </w:pPr>
            <w:r>
              <w:rPr>
                <w:rFonts w:hint="cs"/>
                <w:b/>
                <w:bCs/>
                <w:rtl/>
              </w:rPr>
              <w:t>תשובה</w:t>
            </w:r>
          </w:p>
        </w:tc>
      </w:tr>
      <w:tr w:rsidR="008128AC" w:rsidTr="00DA78AD">
        <w:tc>
          <w:tcPr>
            <w:tcW w:w="901" w:type="dxa"/>
            <w:gridSpan w:val="2"/>
          </w:tcPr>
          <w:p w:rsidR="008128AC" w:rsidRDefault="008128AC" w:rsidP="00DA78AD">
            <w:pPr>
              <w:bidi/>
              <w:rPr>
                <w:b/>
                <w:bCs/>
                <w:rtl/>
              </w:rPr>
            </w:pPr>
            <w:r>
              <w:rPr>
                <w:rFonts w:hint="cs"/>
                <w:b/>
                <w:bCs/>
                <w:rtl/>
              </w:rPr>
              <w:t>1</w:t>
            </w:r>
          </w:p>
        </w:tc>
        <w:tc>
          <w:tcPr>
            <w:tcW w:w="1984" w:type="dxa"/>
            <w:gridSpan w:val="2"/>
          </w:tcPr>
          <w:p w:rsidR="008128AC" w:rsidRDefault="008128AC" w:rsidP="00DA78AD">
            <w:pPr>
              <w:bidi/>
              <w:rPr>
                <w:b/>
                <w:bCs/>
                <w:rtl/>
              </w:rPr>
            </w:pPr>
          </w:p>
        </w:tc>
      </w:tr>
      <w:tr w:rsidR="008128AC" w:rsidTr="00DA78AD">
        <w:tc>
          <w:tcPr>
            <w:tcW w:w="901" w:type="dxa"/>
            <w:gridSpan w:val="2"/>
          </w:tcPr>
          <w:p w:rsidR="008128AC" w:rsidRDefault="008128AC" w:rsidP="00DA78AD">
            <w:pPr>
              <w:bidi/>
              <w:rPr>
                <w:b/>
                <w:bCs/>
                <w:rtl/>
              </w:rPr>
            </w:pPr>
            <w:r>
              <w:rPr>
                <w:rFonts w:hint="cs"/>
                <w:b/>
                <w:bCs/>
                <w:rtl/>
              </w:rPr>
              <w:t>2</w:t>
            </w:r>
          </w:p>
        </w:tc>
        <w:tc>
          <w:tcPr>
            <w:tcW w:w="1984" w:type="dxa"/>
            <w:gridSpan w:val="2"/>
          </w:tcPr>
          <w:p w:rsidR="008128AC" w:rsidRDefault="008128AC" w:rsidP="00DA78AD">
            <w:pPr>
              <w:bidi/>
              <w:rPr>
                <w:b/>
                <w:bCs/>
                <w:rtl/>
              </w:rPr>
            </w:pPr>
          </w:p>
        </w:tc>
      </w:tr>
      <w:tr w:rsidR="008128AC" w:rsidTr="00DA78AD">
        <w:tc>
          <w:tcPr>
            <w:tcW w:w="901" w:type="dxa"/>
            <w:gridSpan w:val="2"/>
          </w:tcPr>
          <w:p w:rsidR="008128AC" w:rsidRDefault="008128AC" w:rsidP="00DA78AD">
            <w:pPr>
              <w:bidi/>
              <w:rPr>
                <w:b/>
                <w:bCs/>
                <w:rtl/>
              </w:rPr>
            </w:pPr>
            <w:r>
              <w:rPr>
                <w:rFonts w:hint="cs"/>
                <w:b/>
                <w:bCs/>
                <w:rtl/>
              </w:rPr>
              <w:t>3</w:t>
            </w:r>
          </w:p>
        </w:tc>
        <w:tc>
          <w:tcPr>
            <w:tcW w:w="1984" w:type="dxa"/>
            <w:gridSpan w:val="2"/>
          </w:tcPr>
          <w:p w:rsidR="008128AC" w:rsidRDefault="008128AC" w:rsidP="00DA78AD">
            <w:pPr>
              <w:bidi/>
              <w:rPr>
                <w:b/>
                <w:bCs/>
                <w:rtl/>
              </w:rPr>
            </w:pPr>
          </w:p>
        </w:tc>
      </w:tr>
      <w:tr w:rsidR="008128AC" w:rsidTr="00DA78AD">
        <w:tc>
          <w:tcPr>
            <w:tcW w:w="901" w:type="dxa"/>
            <w:gridSpan w:val="2"/>
          </w:tcPr>
          <w:p w:rsidR="008128AC" w:rsidRDefault="008128AC" w:rsidP="00DA78AD">
            <w:pPr>
              <w:bidi/>
              <w:rPr>
                <w:b/>
                <w:bCs/>
                <w:rtl/>
              </w:rPr>
            </w:pPr>
            <w:r>
              <w:rPr>
                <w:rFonts w:hint="cs"/>
                <w:b/>
                <w:bCs/>
                <w:rtl/>
              </w:rPr>
              <w:t>4</w:t>
            </w:r>
          </w:p>
        </w:tc>
        <w:tc>
          <w:tcPr>
            <w:tcW w:w="1984" w:type="dxa"/>
            <w:gridSpan w:val="2"/>
          </w:tcPr>
          <w:p w:rsidR="008128AC" w:rsidRDefault="008128AC" w:rsidP="00DA78AD">
            <w:pPr>
              <w:bidi/>
              <w:rPr>
                <w:b/>
                <w:bCs/>
                <w:rtl/>
              </w:rPr>
            </w:pPr>
          </w:p>
        </w:tc>
      </w:tr>
      <w:tr w:rsidR="008128AC" w:rsidTr="00DA78AD">
        <w:tc>
          <w:tcPr>
            <w:tcW w:w="901" w:type="dxa"/>
            <w:gridSpan w:val="2"/>
          </w:tcPr>
          <w:p w:rsidR="008128AC" w:rsidRDefault="008128AC" w:rsidP="00DA78AD">
            <w:pPr>
              <w:bidi/>
              <w:rPr>
                <w:b/>
                <w:bCs/>
                <w:rtl/>
              </w:rPr>
            </w:pPr>
            <w:r>
              <w:rPr>
                <w:rFonts w:hint="cs"/>
                <w:b/>
                <w:bCs/>
                <w:rtl/>
              </w:rPr>
              <w:t>5</w:t>
            </w:r>
          </w:p>
        </w:tc>
        <w:tc>
          <w:tcPr>
            <w:tcW w:w="1984" w:type="dxa"/>
            <w:gridSpan w:val="2"/>
          </w:tcPr>
          <w:p w:rsidR="008128AC" w:rsidRDefault="008128AC" w:rsidP="00DA78AD">
            <w:pPr>
              <w:bidi/>
              <w:rPr>
                <w:b/>
                <w:bCs/>
                <w:rtl/>
              </w:rPr>
            </w:pPr>
          </w:p>
        </w:tc>
      </w:tr>
      <w:tr w:rsidR="008128AC" w:rsidTr="00DA78AD">
        <w:tc>
          <w:tcPr>
            <w:tcW w:w="901" w:type="dxa"/>
            <w:gridSpan w:val="2"/>
          </w:tcPr>
          <w:p w:rsidR="008128AC" w:rsidRDefault="008128AC" w:rsidP="00DA78AD">
            <w:pPr>
              <w:bidi/>
              <w:rPr>
                <w:b/>
                <w:bCs/>
                <w:rtl/>
              </w:rPr>
            </w:pPr>
            <w:r>
              <w:rPr>
                <w:rFonts w:hint="cs"/>
                <w:b/>
                <w:bCs/>
                <w:rtl/>
              </w:rPr>
              <w:t>6</w:t>
            </w:r>
          </w:p>
        </w:tc>
        <w:tc>
          <w:tcPr>
            <w:tcW w:w="1984" w:type="dxa"/>
            <w:gridSpan w:val="2"/>
          </w:tcPr>
          <w:p w:rsidR="008128AC" w:rsidRDefault="008128AC" w:rsidP="00DA78AD">
            <w:pPr>
              <w:bidi/>
              <w:rPr>
                <w:b/>
                <w:bCs/>
                <w:rtl/>
              </w:rPr>
            </w:pPr>
          </w:p>
        </w:tc>
      </w:tr>
      <w:tr w:rsidR="008128AC" w:rsidTr="00DA78AD">
        <w:tc>
          <w:tcPr>
            <w:tcW w:w="901" w:type="dxa"/>
            <w:gridSpan w:val="2"/>
          </w:tcPr>
          <w:p w:rsidR="008128AC" w:rsidRDefault="008128AC" w:rsidP="00DA78AD">
            <w:pPr>
              <w:bidi/>
              <w:rPr>
                <w:b/>
                <w:bCs/>
                <w:rtl/>
              </w:rPr>
            </w:pPr>
            <w:r>
              <w:rPr>
                <w:rFonts w:hint="cs"/>
                <w:b/>
                <w:bCs/>
                <w:rtl/>
              </w:rPr>
              <w:t>7</w:t>
            </w:r>
          </w:p>
        </w:tc>
        <w:tc>
          <w:tcPr>
            <w:tcW w:w="1984" w:type="dxa"/>
            <w:gridSpan w:val="2"/>
          </w:tcPr>
          <w:p w:rsidR="008128AC" w:rsidRDefault="008128AC" w:rsidP="00DA78AD">
            <w:pPr>
              <w:bidi/>
              <w:rPr>
                <w:b/>
                <w:bCs/>
                <w:rtl/>
              </w:rPr>
            </w:pPr>
          </w:p>
        </w:tc>
      </w:tr>
      <w:tr w:rsidR="008128AC" w:rsidTr="00DA78AD">
        <w:tc>
          <w:tcPr>
            <w:tcW w:w="901" w:type="dxa"/>
            <w:gridSpan w:val="2"/>
          </w:tcPr>
          <w:p w:rsidR="008128AC" w:rsidRDefault="008128AC" w:rsidP="00DA78AD">
            <w:pPr>
              <w:bidi/>
              <w:rPr>
                <w:b/>
                <w:bCs/>
                <w:rtl/>
              </w:rPr>
            </w:pPr>
            <w:r>
              <w:rPr>
                <w:rFonts w:hint="cs"/>
                <w:b/>
                <w:bCs/>
                <w:rtl/>
              </w:rPr>
              <w:t>8</w:t>
            </w:r>
          </w:p>
        </w:tc>
        <w:tc>
          <w:tcPr>
            <w:tcW w:w="1984" w:type="dxa"/>
            <w:gridSpan w:val="2"/>
          </w:tcPr>
          <w:p w:rsidR="008128AC" w:rsidRDefault="008128AC" w:rsidP="00DA78AD">
            <w:pPr>
              <w:bidi/>
              <w:rPr>
                <w:b/>
                <w:bCs/>
                <w:rtl/>
              </w:rPr>
            </w:pPr>
          </w:p>
        </w:tc>
      </w:tr>
      <w:tr w:rsidR="008128AC" w:rsidTr="00DA78AD">
        <w:trPr>
          <w:trHeight w:val="260"/>
        </w:trPr>
        <w:tc>
          <w:tcPr>
            <w:tcW w:w="901" w:type="dxa"/>
            <w:gridSpan w:val="2"/>
          </w:tcPr>
          <w:p w:rsidR="008128AC" w:rsidRDefault="008128AC" w:rsidP="00DA78AD">
            <w:pPr>
              <w:bidi/>
              <w:rPr>
                <w:b/>
                <w:bCs/>
                <w:rtl/>
              </w:rPr>
            </w:pPr>
            <w:r>
              <w:rPr>
                <w:rFonts w:hint="cs"/>
                <w:b/>
                <w:bCs/>
                <w:rtl/>
              </w:rPr>
              <w:t>9</w:t>
            </w:r>
          </w:p>
        </w:tc>
        <w:tc>
          <w:tcPr>
            <w:tcW w:w="992" w:type="dxa"/>
          </w:tcPr>
          <w:p w:rsidR="008128AC" w:rsidRDefault="008128AC" w:rsidP="00DA78AD">
            <w:pPr>
              <w:bidi/>
              <w:rPr>
                <w:b/>
                <w:bCs/>
                <w:rtl/>
              </w:rPr>
            </w:pPr>
            <w:r>
              <w:rPr>
                <w:rFonts w:hint="cs"/>
                <w:b/>
                <w:bCs/>
                <w:rtl/>
              </w:rPr>
              <w:t>נכון</w:t>
            </w:r>
          </w:p>
        </w:tc>
        <w:tc>
          <w:tcPr>
            <w:tcW w:w="992" w:type="dxa"/>
          </w:tcPr>
          <w:p w:rsidR="008128AC" w:rsidRDefault="008128AC" w:rsidP="00DA78AD">
            <w:pPr>
              <w:bidi/>
              <w:rPr>
                <w:b/>
                <w:bCs/>
                <w:rtl/>
              </w:rPr>
            </w:pPr>
            <w:r>
              <w:rPr>
                <w:rFonts w:hint="cs"/>
                <w:b/>
                <w:bCs/>
                <w:rtl/>
              </w:rPr>
              <w:t>לא נכון</w:t>
            </w:r>
          </w:p>
        </w:tc>
      </w:tr>
      <w:tr w:rsidR="008128AC" w:rsidTr="00DA78AD">
        <w:trPr>
          <w:trHeight w:val="259"/>
        </w:trPr>
        <w:tc>
          <w:tcPr>
            <w:tcW w:w="450" w:type="dxa"/>
            <w:vMerge w:val="restart"/>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א</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rPr>
          <w:trHeight w:val="259"/>
        </w:trPr>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ב</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rPr>
          <w:trHeight w:val="259"/>
        </w:trPr>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ג</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rPr>
          <w:trHeight w:val="259"/>
        </w:trPr>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ד</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rPr>
          <w:trHeight w:val="259"/>
        </w:trPr>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ה</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c>
          <w:tcPr>
            <w:tcW w:w="901" w:type="dxa"/>
            <w:gridSpan w:val="2"/>
          </w:tcPr>
          <w:p w:rsidR="008128AC" w:rsidRDefault="008128AC" w:rsidP="00DA78AD">
            <w:pPr>
              <w:bidi/>
              <w:rPr>
                <w:b/>
                <w:bCs/>
                <w:rtl/>
              </w:rPr>
            </w:pPr>
            <w:r>
              <w:rPr>
                <w:rFonts w:hint="cs"/>
                <w:b/>
                <w:bCs/>
                <w:rtl/>
              </w:rPr>
              <w:t>10</w:t>
            </w:r>
          </w:p>
        </w:tc>
        <w:tc>
          <w:tcPr>
            <w:tcW w:w="1984" w:type="dxa"/>
            <w:gridSpan w:val="2"/>
          </w:tcPr>
          <w:p w:rsidR="008128AC" w:rsidRDefault="008128AC" w:rsidP="00DA78AD">
            <w:pPr>
              <w:bidi/>
              <w:rPr>
                <w:b/>
                <w:bCs/>
                <w:rtl/>
              </w:rPr>
            </w:pPr>
          </w:p>
        </w:tc>
      </w:tr>
      <w:tr w:rsidR="008128AC" w:rsidTr="00DA78AD">
        <w:tc>
          <w:tcPr>
            <w:tcW w:w="901" w:type="dxa"/>
            <w:gridSpan w:val="2"/>
          </w:tcPr>
          <w:p w:rsidR="008128AC" w:rsidRDefault="008128AC" w:rsidP="00DA78AD">
            <w:pPr>
              <w:bidi/>
              <w:rPr>
                <w:b/>
                <w:bCs/>
                <w:rtl/>
              </w:rPr>
            </w:pPr>
            <w:r>
              <w:rPr>
                <w:rFonts w:hint="cs"/>
                <w:b/>
                <w:bCs/>
                <w:rtl/>
              </w:rPr>
              <w:t>11</w:t>
            </w:r>
          </w:p>
        </w:tc>
        <w:tc>
          <w:tcPr>
            <w:tcW w:w="992" w:type="dxa"/>
          </w:tcPr>
          <w:p w:rsidR="008128AC" w:rsidRDefault="008128AC" w:rsidP="00DA78AD">
            <w:pPr>
              <w:bidi/>
              <w:rPr>
                <w:b/>
                <w:bCs/>
                <w:rtl/>
              </w:rPr>
            </w:pPr>
            <w:r>
              <w:rPr>
                <w:rFonts w:hint="cs"/>
                <w:b/>
                <w:bCs/>
                <w:rtl/>
              </w:rPr>
              <w:t>נכון</w:t>
            </w:r>
          </w:p>
        </w:tc>
        <w:tc>
          <w:tcPr>
            <w:tcW w:w="992" w:type="dxa"/>
          </w:tcPr>
          <w:p w:rsidR="008128AC" w:rsidRDefault="008128AC" w:rsidP="00DA78AD">
            <w:pPr>
              <w:bidi/>
              <w:rPr>
                <w:b/>
                <w:bCs/>
                <w:rtl/>
              </w:rPr>
            </w:pPr>
            <w:r>
              <w:rPr>
                <w:rFonts w:hint="cs"/>
                <w:b/>
                <w:bCs/>
                <w:rtl/>
              </w:rPr>
              <w:t>לא נכון</w:t>
            </w:r>
          </w:p>
        </w:tc>
      </w:tr>
      <w:tr w:rsidR="008128AC" w:rsidTr="00DA78AD">
        <w:tc>
          <w:tcPr>
            <w:tcW w:w="450" w:type="dxa"/>
            <w:vMerge w:val="restart"/>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א</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ב</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ג</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ד</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ה</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ו</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ז</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ח</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ט</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r w:rsidR="008128AC" w:rsidTr="00DA78AD">
        <w:tc>
          <w:tcPr>
            <w:tcW w:w="450" w:type="dxa"/>
            <w:vMerge/>
          </w:tcPr>
          <w:p w:rsidR="008128AC" w:rsidRDefault="008128AC" w:rsidP="00DA78AD">
            <w:pPr>
              <w:bidi/>
              <w:rPr>
                <w:b/>
                <w:bCs/>
                <w:rtl/>
              </w:rPr>
            </w:pPr>
          </w:p>
        </w:tc>
        <w:tc>
          <w:tcPr>
            <w:tcW w:w="451" w:type="dxa"/>
          </w:tcPr>
          <w:p w:rsidR="008128AC" w:rsidRDefault="008128AC" w:rsidP="00DA78AD">
            <w:pPr>
              <w:bidi/>
              <w:rPr>
                <w:b/>
                <w:bCs/>
                <w:rtl/>
              </w:rPr>
            </w:pPr>
            <w:r>
              <w:rPr>
                <w:rFonts w:hint="cs"/>
                <w:b/>
                <w:bCs/>
                <w:rtl/>
              </w:rPr>
              <w:t>י</w:t>
            </w:r>
          </w:p>
        </w:tc>
        <w:tc>
          <w:tcPr>
            <w:tcW w:w="992" w:type="dxa"/>
          </w:tcPr>
          <w:p w:rsidR="008128AC" w:rsidRDefault="008128AC" w:rsidP="00DA78AD">
            <w:pPr>
              <w:bidi/>
              <w:rPr>
                <w:b/>
                <w:bCs/>
                <w:rtl/>
              </w:rPr>
            </w:pPr>
          </w:p>
        </w:tc>
        <w:tc>
          <w:tcPr>
            <w:tcW w:w="992" w:type="dxa"/>
          </w:tcPr>
          <w:p w:rsidR="008128AC" w:rsidRDefault="008128AC" w:rsidP="00DA78AD">
            <w:pPr>
              <w:bidi/>
              <w:rPr>
                <w:b/>
                <w:bCs/>
                <w:rtl/>
              </w:rPr>
            </w:pPr>
          </w:p>
        </w:tc>
      </w:tr>
    </w:tbl>
    <w:p w:rsidR="008128AC" w:rsidRDefault="008128AC" w:rsidP="008128AC">
      <w:pPr>
        <w:bidi/>
        <w:rPr>
          <w:b/>
          <w:bCs/>
          <w:rtl/>
        </w:rPr>
      </w:pPr>
    </w:p>
    <w:p w:rsidR="008128AC" w:rsidRDefault="008128AC" w:rsidP="008128AC">
      <w:pPr>
        <w:bidi/>
        <w:rPr>
          <w:b/>
          <w:bCs/>
        </w:rPr>
      </w:pPr>
    </w:p>
    <w:p w:rsidR="008128AC" w:rsidRDefault="008128AC" w:rsidP="008128AC">
      <w:pPr>
        <w:rPr>
          <w:b/>
          <w:bCs/>
        </w:rPr>
      </w:pPr>
      <w:r>
        <w:rPr>
          <w:b/>
          <w:bCs/>
          <w:rtl/>
        </w:rPr>
        <w:br w:type="page"/>
      </w:r>
    </w:p>
    <w:p w:rsidR="008128AC" w:rsidRDefault="008128AC" w:rsidP="008128AC">
      <w:pPr>
        <w:bidi/>
        <w:outlineLvl w:val="0"/>
        <w:rPr>
          <w:b/>
          <w:bCs/>
          <w:rtl/>
        </w:rPr>
      </w:pPr>
      <w:r w:rsidRPr="002C743E">
        <w:rPr>
          <w:rFonts w:hint="cs"/>
          <w:b/>
          <w:bCs/>
          <w:u w:val="single"/>
          <w:rtl/>
        </w:rPr>
        <w:lastRenderedPageBreak/>
        <w:t>חלק א</w:t>
      </w:r>
      <w:r>
        <w:rPr>
          <w:rFonts w:hint="cs"/>
          <w:b/>
          <w:bCs/>
          <w:rtl/>
        </w:rPr>
        <w:t>:</w:t>
      </w:r>
    </w:p>
    <w:p w:rsidR="008128AC" w:rsidRPr="006853C6" w:rsidRDefault="008128AC" w:rsidP="008128AC">
      <w:pPr>
        <w:bidi/>
        <w:outlineLvl w:val="0"/>
        <w:rPr>
          <w:b/>
          <w:bCs/>
          <w:rtl/>
        </w:rPr>
      </w:pPr>
      <w:r w:rsidRPr="006853C6">
        <w:rPr>
          <w:rFonts w:hint="cs"/>
          <w:b/>
          <w:bCs/>
          <w:rtl/>
        </w:rPr>
        <w:t>מאמרים</w:t>
      </w:r>
      <w:r>
        <w:rPr>
          <w:rFonts w:hint="cs"/>
          <w:b/>
          <w:bCs/>
          <w:rtl/>
        </w:rPr>
        <w:t xml:space="preserve"> (15 נקודות)</w:t>
      </w:r>
    </w:p>
    <w:p w:rsidR="008128AC" w:rsidRDefault="008128AC" w:rsidP="008128AC">
      <w:pPr>
        <w:pStyle w:val="ListParagraph"/>
        <w:numPr>
          <w:ilvl w:val="0"/>
          <w:numId w:val="2"/>
        </w:numPr>
        <w:bidi/>
      </w:pPr>
      <w:r>
        <w:rPr>
          <w:rFonts w:hint="cs"/>
          <w:rtl/>
        </w:rPr>
        <w:t>(5 נק') הבעיה העסקית של חברת ניבקו היתה:</w:t>
      </w:r>
    </w:p>
    <w:p w:rsidR="008128AC" w:rsidRDefault="008128AC" w:rsidP="008128AC">
      <w:pPr>
        <w:pStyle w:val="ListParagraph"/>
        <w:numPr>
          <w:ilvl w:val="1"/>
          <w:numId w:val="2"/>
        </w:numPr>
        <w:bidi/>
      </w:pPr>
      <w:r>
        <w:rPr>
          <w:rFonts w:hint="cs"/>
          <w:rtl/>
        </w:rPr>
        <w:t>מערכות המידע הקיימות לא תמכו בתהליכים העסקיים של החברה</w:t>
      </w:r>
    </w:p>
    <w:p w:rsidR="008128AC" w:rsidRDefault="008128AC" w:rsidP="008128AC">
      <w:pPr>
        <w:pStyle w:val="ListParagraph"/>
        <w:numPr>
          <w:ilvl w:val="1"/>
          <w:numId w:val="2"/>
        </w:numPr>
        <w:bidi/>
      </w:pPr>
      <w:r>
        <w:rPr>
          <w:rFonts w:hint="cs"/>
          <w:rtl/>
        </w:rPr>
        <w:t>היו יותר מידי מערכות מידע ישנות וכבר לא היה מי שיתמוך בהן ויבצע שינוים</w:t>
      </w:r>
    </w:p>
    <w:p w:rsidR="008128AC" w:rsidRDefault="008128AC" w:rsidP="008128AC">
      <w:pPr>
        <w:pStyle w:val="ListParagraph"/>
        <w:numPr>
          <w:ilvl w:val="1"/>
          <w:numId w:val="2"/>
        </w:numPr>
        <w:bidi/>
      </w:pPr>
      <w:r>
        <w:rPr>
          <w:rFonts w:hint="cs"/>
          <w:rtl/>
        </w:rPr>
        <w:t>ניבקו לא הצליחה לספק הזמנות בזמן והחלה להפסיד נתח שוק לטובת מתחריה</w:t>
      </w:r>
    </w:p>
    <w:p w:rsidR="008128AC" w:rsidRDefault="008128AC" w:rsidP="008128AC">
      <w:pPr>
        <w:pStyle w:val="ListParagraph"/>
        <w:numPr>
          <w:ilvl w:val="1"/>
          <w:numId w:val="2"/>
        </w:numPr>
        <w:bidi/>
      </w:pPr>
      <w:r>
        <w:rPr>
          <w:rFonts w:hint="cs"/>
          <w:rtl/>
        </w:rPr>
        <w:t xml:space="preserve">מערכות המידע לא ידעו "לדבר" זו עם זו </w:t>
      </w:r>
    </w:p>
    <w:p w:rsidR="008128AC" w:rsidRDefault="008128AC" w:rsidP="008128AC">
      <w:pPr>
        <w:pStyle w:val="ListParagraph"/>
        <w:numPr>
          <w:ilvl w:val="1"/>
          <w:numId w:val="2"/>
        </w:numPr>
        <w:bidi/>
      </w:pPr>
      <w:r>
        <w:rPr>
          <w:rFonts w:hint="cs"/>
          <w:rtl/>
        </w:rPr>
        <w:t>כל התשובות נכונות</w:t>
      </w:r>
    </w:p>
    <w:p w:rsidR="008128AC" w:rsidRDefault="008128AC" w:rsidP="008128AC">
      <w:pPr>
        <w:pStyle w:val="ListParagraph"/>
        <w:numPr>
          <w:ilvl w:val="0"/>
          <w:numId w:val="2"/>
        </w:numPr>
        <w:bidi/>
      </w:pPr>
      <w:r>
        <w:rPr>
          <w:rFonts w:hint="cs"/>
          <w:rtl/>
        </w:rPr>
        <w:t>(5 נק') לפי וודרבי, מומלץ לבצע ראיונות הכוללים מגוון בעלי עניין משום ש:</w:t>
      </w:r>
    </w:p>
    <w:p w:rsidR="008128AC" w:rsidRDefault="008128AC" w:rsidP="008128AC">
      <w:pPr>
        <w:pStyle w:val="ListParagraph"/>
        <w:numPr>
          <w:ilvl w:val="1"/>
          <w:numId w:val="2"/>
        </w:numPr>
        <w:bidi/>
      </w:pPr>
      <w:r>
        <w:rPr>
          <w:rFonts w:hint="cs"/>
          <w:rtl/>
        </w:rPr>
        <w:t>כך ניתן להיזכר ביותר בעיות מהשטח</w:t>
      </w:r>
    </w:p>
    <w:p w:rsidR="008128AC" w:rsidRDefault="008128AC" w:rsidP="008128AC">
      <w:pPr>
        <w:pStyle w:val="ListParagraph"/>
        <w:numPr>
          <w:ilvl w:val="1"/>
          <w:numId w:val="2"/>
        </w:numPr>
        <w:bidi/>
      </w:pPr>
      <w:r>
        <w:rPr>
          <w:rFonts w:hint="cs"/>
          <w:rtl/>
        </w:rPr>
        <w:t>כך אפשר לקחת בחשבון מגוון נקודות מבט של מגוון בעלי תפקידים</w:t>
      </w:r>
    </w:p>
    <w:p w:rsidR="008128AC" w:rsidRDefault="008128AC" w:rsidP="008128AC">
      <w:pPr>
        <w:pStyle w:val="ListParagraph"/>
        <w:numPr>
          <w:ilvl w:val="1"/>
          <w:numId w:val="2"/>
        </w:numPr>
        <w:bidi/>
      </w:pPr>
      <w:r>
        <w:rPr>
          <w:rFonts w:hint="cs"/>
          <w:rtl/>
        </w:rPr>
        <w:t>כך ניתן להגיע להסכמה כוללת בארגון</w:t>
      </w:r>
    </w:p>
    <w:p w:rsidR="008128AC" w:rsidRDefault="008128AC" w:rsidP="008128AC">
      <w:pPr>
        <w:pStyle w:val="ListParagraph"/>
        <w:numPr>
          <w:ilvl w:val="1"/>
          <w:numId w:val="2"/>
        </w:numPr>
        <w:bidi/>
      </w:pPr>
      <w:r>
        <w:rPr>
          <w:rFonts w:hint="cs"/>
          <w:rtl/>
        </w:rPr>
        <w:t>תשובות א' ו-ב' נכונות</w:t>
      </w:r>
    </w:p>
    <w:p w:rsidR="008128AC" w:rsidRDefault="008128AC" w:rsidP="008128AC">
      <w:pPr>
        <w:pStyle w:val="ListParagraph"/>
        <w:numPr>
          <w:ilvl w:val="1"/>
          <w:numId w:val="2"/>
        </w:numPr>
        <w:bidi/>
      </w:pPr>
      <w:r>
        <w:rPr>
          <w:rFonts w:hint="cs"/>
          <w:rtl/>
        </w:rPr>
        <w:t>תשובות א',ב' ו-ג' נכונות</w:t>
      </w:r>
    </w:p>
    <w:p w:rsidR="008128AC" w:rsidRDefault="008128AC" w:rsidP="008128AC">
      <w:pPr>
        <w:pStyle w:val="ListParagraph"/>
        <w:numPr>
          <w:ilvl w:val="0"/>
          <w:numId w:val="2"/>
        </w:numPr>
        <w:bidi/>
      </w:pPr>
      <w:r>
        <w:rPr>
          <w:rFonts w:hint="cs"/>
          <w:rtl/>
        </w:rPr>
        <w:t xml:space="preserve">(5 נק') לפי וודרבי, מראיין מסוג </w:t>
      </w:r>
      <w:r>
        <w:t>“problem solver”</w:t>
      </w:r>
      <w:r>
        <w:rPr>
          <w:rFonts w:hint="cs"/>
          <w:rtl/>
        </w:rPr>
        <w:t xml:space="preserve"> סביר שישאל מנהל מכירות</w:t>
      </w:r>
    </w:p>
    <w:p w:rsidR="008128AC" w:rsidRDefault="008128AC" w:rsidP="008128AC">
      <w:pPr>
        <w:pStyle w:val="ListParagraph"/>
        <w:numPr>
          <w:ilvl w:val="1"/>
          <w:numId w:val="2"/>
        </w:numPr>
        <w:bidi/>
      </w:pPr>
      <w:r>
        <w:rPr>
          <w:rFonts w:hint="cs"/>
          <w:rtl/>
        </w:rPr>
        <w:t>מהו נפח הנתונים הקיים בארגון</w:t>
      </w:r>
    </w:p>
    <w:p w:rsidR="008128AC" w:rsidRDefault="008128AC" w:rsidP="008128AC">
      <w:pPr>
        <w:pStyle w:val="ListParagraph"/>
        <w:numPr>
          <w:ilvl w:val="1"/>
          <w:numId w:val="2"/>
        </w:numPr>
        <w:bidi/>
      </w:pPr>
      <w:r>
        <w:rPr>
          <w:rFonts w:hint="cs"/>
          <w:rtl/>
        </w:rPr>
        <w:t>כמה פעמים ביום אתה מקבל הזמנה</w:t>
      </w:r>
    </w:p>
    <w:p w:rsidR="008128AC" w:rsidRDefault="008128AC" w:rsidP="008128AC">
      <w:pPr>
        <w:pStyle w:val="ListParagraph"/>
        <w:numPr>
          <w:ilvl w:val="1"/>
          <w:numId w:val="2"/>
        </w:numPr>
        <w:bidi/>
      </w:pPr>
      <w:r>
        <w:rPr>
          <w:rFonts w:hint="cs"/>
          <w:rtl/>
        </w:rPr>
        <w:t>איזה סוג מעבד אתה צריך לאנשי המכירות שלך</w:t>
      </w:r>
    </w:p>
    <w:p w:rsidR="008128AC" w:rsidRDefault="008128AC" w:rsidP="008128AC">
      <w:pPr>
        <w:pStyle w:val="ListParagraph"/>
        <w:numPr>
          <w:ilvl w:val="1"/>
          <w:numId w:val="2"/>
        </w:numPr>
        <w:bidi/>
      </w:pPr>
      <w:r>
        <w:rPr>
          <w:rFonts w:hint="cs"/>
          <w:rtl/>
        </w:rPr>
        <w:t xml:space="preserve">תשובות א ו </w:t>
      </w:r>
      <w:r>
        <w:rPr>
          <w:rtl/>
        </w:rPr>
        <w:t>–</w:t>
      </w:r>
      <w:r>
        <w:rPr>
          <w:rFonts w:hint="cs"/>
          <w:rtl/>
        </w:rPr>
        <w:t xml:space="preserve"> ג נכונות</w:t>
      </w:r>
    </w:p>
    <w:p w:rsidR="008128AC" w:rsidRDefault="008128AC" w:rsidP="008128AC">
      <w:pPr>
        <w:pStyle w:val="ListParagraph"/>
        <w:numPr>
          <w:ilvl w:val="1"/>
          <w:numId w:val="2"/>
        </w:numPr>
        <w:bidi/>
      </w:pPr>
      <w:r>
        <w:rPr>
          <w:rFonts w:hint="cs"/>
          <w:rtl/>
        </w:rPr>
        <w:t>אף תשובה לא נכונה</w:t>
      </w:r>
    </w:p>
    <w:p w:rsidR="008128AC" w:rsidRPr="006853C6" w:rsidRDefault="008128AC" w:rsidP="008128AC">
      <w:pPr>
        <w:bidi/>
        <w:rPr>
          <w:b/>
          <w:bCs/>
        </w:rPr>
      </w:pPr>
      <w:r w:rsidRPr="006853C6">
        <w:rPr>
          <w:rFonts w:hint="cs"/>
          <w:b/>
          <w:bCs/>
          <w:rtl/>
        </w:rPr>
        <w:t>תיעוד תהליכים</w:t>
      </w:r>
      <w:r>
        <w:rPr>
          <w:rFonts w:hint="cs"/>
          <w:b/>
          <w:bCs/>
          <w:rtl/>
        </w:rPr>
        <w:t xml:space="preserve"> (10 נקודות)</w:t>
      </w:r>
    </w:p>
    <w:p w:rsidR="008128AC" w:rsidRDefault="008128AC" w:rsidP="008128AC">
      <w:pPr>
        <w:pStyle w:val="ListParagraph"/>
        <w:numPr>
          <w:ilvl w:val="0"/>
          <w:numId w:val="2"/>
        </w:numPr>
        <w:bidi/>
      </w:pPr>
      <w:r>
        <w:rPr>
          <w:rFonts w:hint="cs"/>
          <w:rtl/>
        </w:rPr>
        <w:t xml:space="preserve">(5 נק') היתרון המרכזי של תרשים </w:t>
      </w:r>
      <w:r>
        <w:rPr>
          <w:rFonts w:hint="cs"/>
        </w:rPr>
        <w:t>VTOC</w:t>
      </w:r>
      <w:r>
        <w:rPr>
          <w:rFonts w:hint="cs"/>
          <w:rtl/>
        </w:rPr>
        <w:t xml:space="preserve"> הוא</w:t>
      </w:r>
    </w:p>
    <w:p w:rsidR="008128AC" w:rsidRDefault="008128AC" w:rsidP="008128AC">
      <w:pPr>
        <w:pStyle w:val="ListParagraph"/>
        <w:numPr>
          <w:ilvl w:val="1"/>
          <w:numId w:val="2"/>
        </w:numPr>
        <w:bidi/>
      </w:pPr>
      <w:r>
        <w:rPr>
          <w:rFonts w:hint="cs"/>
          <w:rtl/>
        </w:rPr>
        <w:t>הוא נותן 'תמונת על' של התהליכים הקיימים בארגון</w:t>
      </w:r>
    </w:p>
    <w:p w:rsidR="008128AC" w:rsidRDefault="008128AC" w:rsidP="008128AC">
      <w:pPr>
        <w:pStyle w:val="ListParagraph"/>
        <w:numPr>
          <w:ilvl w:val="1"/>
          <w:numId w:val="2"/>
        </w:numPr>
        <w:bidi/>
      </w:pPr>
      <w:r>
        <w:rPr>
          <w:rFonts w:hint="cs"/>
          <w:rtl/>
        </w:rPr>
        <w:t>הוא מאפשר ללמוד על קשרים שיש בין תהליכים שונים בארגון</w:t>
      </w:r>
    </w:p>
    <w:p w:rsidR="008128AC" w:rsidRDefault="008128AC" w:rsidP="008128AC">
      <w:pPr>
        <w:pStyle w:val="ListParagraph"/>
        <w:numPr>
          <w:ilvl w:val="1"/>
          <w:numId w:val="2"/>
        </w:numPr>
        <w:bidi/>
      </w:pPr>
      <w:r>
        <w:rPr>
          <w:rFonts w:hint="cs"/>
          <w:rtl/>
        </w:rPr>
        <w:t>הוא מאפשר לראות את סדר הפעולות בתהליך</w:t>
      </w:r>
    </w:p>
    <w:p w:rsidR="008128AC" w:rsidRDefault="008128AC" w:rsidP="008128AC">
      <w:pPr>
        <w:pStyle w:val="ListParagraph"/>
        <w:numPr>
          <w:ilvl w:val="1"/>
          <w:numId w:val="2"/>
        </w:numPr>
        <w:bidi/>
      </w:pPr>
      <w:r>
        <w:rPr>
          <w:rFonts w:hint="cs"/>
          <w:rtl/>
        </w:rPr>
        <w:t>תשובות א' ו-ב' נכונות</w:t>
      </w:r>
    </w:p>
    <w:p w:rsidR="008128AC" w:rsidRDefault="008128AC" w:rsidP="008128AC">
      <w:pPr>
        <w:pStyle w:val="ListParagraph"/>
        <w:numPr>
          <w:ilvl w:val="1"/>
          <w:numId w:val="2"/>
        </w:numPr>
        <w:bidi/>
      </w:pPr>
      <w:r>
        <w:rPr>
          <w:rFonts w:hint="cs"/>
          <w:rtl/>
        </w:rPr>
        <w:t>תשובות א', ב'  ו- ג' נכונות</w:t>
      </w:r>
    </w:p>
    <w:p w:rsidR="008128AC" w:rsidRDefault="008128AC" w:rsidP="008128AC">
      <w:pPr>
        <w:pStyle w:val="ListParagraph"/>
        <w:numPr>
          <w:ilvl w:val="0"/>
          <w:numId w:val="2"/>
        </w:numPr>
        <w:bidi/>
        <w:rPr>
          <w:rtl/>
        </w:rPr>
      </w:pPr>
      <w:r>
        <w:rPr>
          <w:rFonts w:cs="Arial" w:hint="cs"/>
          <w:rtl/>
        </w:rPr>
        <w:t>(5 נקודות) מהו</w:t>
      </w:r>
      <w:r>
        <w:rPr>
          <w:rFonts w:cs="Arial"/>
          <w:rtl/>
        </w:rPr>
        <w:t xml:space="preserve"> </w:t>
      </w:r>
      <w:r w:rsidRPr="009C2C73">
        <w:rPr>
          <w:rFonts w:cs="Arial" w:hint="cs"/>
          <w:b/>
          <w:bCs/>
          <w:u w:val="single"/>
          <w:rtl/>
        </w:rPr>
        <w:t>אינו</w:t>
      </w:r>
      <w:r>
        <w:rPr>
          <w:rFonts w:cs="Arial"/>
          <w:rtl/>
        </w:rPr>
        <w:t xml:space="preserve"> </w:t>
      </w:r>
      <w:r>
        <w:rPr>
          <w:rFonts w:cs="Arial" w:hint="cs"/>
          <w:rtl/>
        </w:rPr>
        <w:t>יתרון</w:t>
      </w:r>
      <w:r>
        <w:rPr>
          <w:rFonts w:cs="Arial"/>
          <w:rtl/>
        </w:rPr>
        <w:t xml:space="preserve"> </w:t>
      </w:r>
      <w:r>
        <w:rPr>
          <w:rFonts w:cs="Arial" w:hint="cs"/>
          <w:rtl/>
        </w:rPr>
        <w:t>של</w:t>
      </w:r>
      <w:r>
        <w:rPr>
          <w:rFonts w:cs="Arial"/>
          <w:rtl/>
        </w:rPr>
        <w:t xml:space="preserve"> </w:t>
      </w:r>
      <w:r>
        <w:rPr>
          <w:rFonts w:cs="Arial" w:hint="cs"/>
          <w:rtl/>
        </w:rPr>
        <w:t>תרשים</w:t>
      </w:r>
      <w:r>
        <w:rPr>
          <w:rFonts w:cs="Arial"/>
          <w:rtl/>
        </w:rPr>
        <w:t xml:space="preserve"> </w:t>
      </w:r>
      <w:r>
        <w:rPr>
          <w:rFonts w:cs="Arial" w:hint="cs"/>
          <w:rtl/>
        </w:rPr>
        <w:t>תהליך</w:t>
      </w:r>
      <w:r>
        <w:rPr>
          <w:rFonts w:cs="Arial"/>
          <w:rtl/>
        </w:rPr>
        <w:t xml:space="preserve"> </w:t>
      </w:r>
      <w:r>
        <w:rPr>
          <w:rFonts w:cs="Arial" w:hint="cs"/>
          <w:rtl/>
        </w:rPr>
        <w:t>על</w:t>
      </w:r>
      <w:r>
        <w:rPr>
          <w:rFonts w:cs="Arial"/>
          <w:rtl/>
        </w:rPr>
        <w:t xml:space="preserve"> </w:t>
      </w:r>
      <w:r>
        <w:rPr>
          <w:rFonts w:cs="Arial" w:hint="cs"/>
          <w:rtl/>
        </w:rPr>
        <w:t>פני</w:t>
      </w:r>
      <w:r>
        <w:rPr>
          <w:rFonts w:cs="Arial"/>
          <w:rtl/>
        </w:rPr>
        <w:t xml:space="preserve"> </w:t>
      </w:r>
      <w:r>
        <w:rPr>
          <w:rFonts w:cs="Arial" w:hint="cs"/>
          <w:rtl/>
        </w:rPr>
        <w:t>תרשים</w:t>
      </w:r>
      <w:r>
        <w:rPr>
          <w:rFonts w:cs="Arial"/>
          <w:rtl/>
        </w:rPr>
        <w:t xml:space="preserve"> </w:t>
      </w:r>
      <w:r>
        <w:rPr>
          <w:rFonts w:cs="Arial" w:hint="cs"/>
          <w:rtl/>
        </w:rPr>
        <w:t>זרימה</w:t>
      </w:r>
      <w:r>
        <w:rPr>
          <w:rFonts w:cs="Arial"/>
          <w:rtl/>
        </w:rPr>
        <w:t>:</w:t>
      </w:r>
    </w:p>
    <w:p w:rsidR="008128AC" w:rsidRPr="002C6319" w:rsidRDefault="008128AC" w:rsidP="008128AC">
      <w:pPr>
        <w:pStyle w:val="ListParagraph"/>
        <w:numPr>
          <w:ilvl w:val="1"/>
          <w:numId w:val="2"/>
        </w:numPr>
        <w:bidi/>
        <w:rPr>
          <w:rtl/>
        </w:rPr>
      </w:pPr>
      <w:r w:rsidRPr="002C6319">
        <w:rPr>
          <w:rFonts w:cs="Arial" w:hint="cs"/>
          <w:rtl/>
        </w:rPr>
        <w:t>מגוון</w:t>
      </w:r>
      <w:r w:rsidRPr="002C6319">
        <w:rPr>
          <w:rFonts w:cs="Arial"/>
          <w:rtl/>
        </w:rPr>
        <w:t xml:space="preserve"> </w:t>
      </w:r>
      <w:r w:rsidRPr="002C6319">
        <w:rPr>
          <w:rFonts w:cs="Arial" w:hint="cs"/>
          <w:rtl/>
        </w:rPr>
        <w:t>רב</w:t>
      </w:r>
      <w:r w:rsidRPr="002C6319">
        <w:rPr>
          <w:rFonts w:cs="Arial"/>
          <w:rtl/>
        </w:rPr>
        <w:t xml:space="preserve"> </w:t>
      </w:r>
      <w:r w:rsidRPr="002C6319">
        <w:rPr>
          <w:rFonts w:cs="Arial" w:hint="cs"/>
          <w:rtl/>
        </w:rPr>
        <w:t>יותר</w:t>
      </w:r>
      <w:r w:rsidRPr="002C6319">
        <w:rPr>
          <w:rFonts w:cs="Arial"/>
          <w:rtl/>
        </w:rPr>
        <w:t xml:space="preserve"> </w:t>
      </w:r>
      <w:r w:rsidRPr="002C6319">
        <w:rPr>
          <w:rFonts w:cs="Arial" w:hint="cs"/>
          <w:rtl/>
        </w:rPr>
        <w:t>של</w:t>
      </w:r>
      <w:r w:rsidRPr="002C6319">
        <w:rPr>
          <w:rFonts w:cs="Arial"/>
          <w:rtl/>
        </w:rPr>
        <w:t xml:space="preserve"> </w:t>
      </w:r>
      <w:r w:rsidRPr="002C6319">
        <w:rPr>
          <w:rFonts w:cs="Arial" w:hint="cs"/>
          <w:rtl/>
        </w:rPr>
        <w:t>צורות</w:t>
      </w:r>
    </w:p>
    <w:p w:rsidR="008128AC" w:rsidRDefault="008128AC" w:rsidP="008128AC">
      <w:pPr>
        <w:pStyle w:val="ListParagraph"/>
        <w:numPr>
          <w:ilvl w:val="1"/>
          <w:numId w:val="2"/>
        </w:numPr>
        <w:bidi/>
        <w:rPr>
          <w:rtl/>
        </w:rPr>
      </w:pPr>
      <w:r>
        <w:rPr>
          <w:rFonts w:cs="Arial" w:hint="cs"/>
          <w:rtl/>
        </w:rPr>
        <w:t>הדגשת</w:t>
      </w:r>
      <w:r>
        <w:rPr>
          <w:rFonts w:cs="Arial"/>
          <w:rtl/>
        </w:rPr>
        <w:t xml:space="preserve"> </w:t>
      </w:r>
      <w:r>
        <w:rPr>
          <w:rFonts w:cs="Arial" w:hint="cs"/>
          <w:rtl/>
        </w:rPr>
        <w:t>בעלי</w:t>
      </w:r>
      <w:r>
        <w:rPr>
          <w:rFonts w:cs="Arial"/>
          <w:rtl/>
        </w:rPr>
        <w:t xml:space="preserve"> </w:t>
      </w:r>
      <w:r>
        <w:rPr>
          <w:rFonts w:cs="Arial" w:hint="cs"/>
          <w:rtl/>
        </w:rPr>
        <w:t>התפקידים</w:t>
      </w:r>
      <w:r>
        <w:rPr>
          <w:rFonts w:cs="Arial"/>
          <w:rtl/>
        </w:rPr>
        <w:t xml:space="preserve"> </w:t>
      </w:r>
      <w:r>
        <w:rPr>
          <w:rFonts w:cs="Arial" w:hint="cs"/>
          <w:rtl/>
        </w:rPr>
        <w:t>בתהליך</w:t>
      </w:r>
      <w:r>
        <w:rPr>
          <w:rFonts w:cs="Arial"/>
          <w:rtl/>
        </w:rPr>
        <w:t xml:space="preserve"> </w:t>
      </w:r>
      <w:r>
        <w:rPr>
          <w:rFonts w:cs="Arial" w:hint="cs"/>
          <w:rtl/>
        </w:rPr>
        <w:t>והממשקים</w:t>
      </w:r>
      <w:r>
        <w:rPr>
          <w:rFonts w:cs="Arial"/>
          <w:rtl/>
        </w:rPr>
        <w:t xml:space="preserve"> </w:t>
      </w:r>
      <w:r>
        <w:rPr>
          <w:rFonts w:cs="Arial" w:hint="cs"/>
          <w:rtl/>
        </w:rPr>
        <w:t>ביניהם</w:t>
      </w:r>
    </w:p>
    <w:p w:rsidR="008128AC" w:rsidRDefault="008128AC" w:rsidP="008128AC">
      <w:pPr>
        <w:pStyle w:val="ListParagraph"/>
        <w:numPr>
          <w:ilvl w:val="1"/>
          <w:numId w:val="2"/>
        </w:numPr>
        <w:bidi/>
        <w:rPr>
          <w:rtl/>
        </w:rPr>
      </w:pPr>
      <w:r>
        <w:rPr>
          <w:rFonts w:cs="Arial" w:hint="cs"/>
          <w:rtl/>
        </w:rPr>
        <w:t>התמקדות</w:t>
      </w:r>
      <w:r>
        <w:rPr>
          <w:rFonts w:cs="Arial"/>
          <w:rtl/>
        </w:rPr>
        <w:t xml:space="preserve"> </w:t>
      </w:r>
      <w:r>
        <w:rPr>
          <w:rFonts w:cs="Arial" w:hint="cs"/>
          <w:rtl/>
        </w:rPr>
        <w:t>בלוגיקה</w:t>
      </w:r>
      <w:r>
        <w:rPr>
          <w:rFonts w:cs="Arial"/>
          <w:rtl/>
        </w:rPr>
        <w:t xml:space="preserve"> </w:t>
      </w:r>
      <w:r>
        <w:rPr>
          <w:rFonts w:cs="Arial" w:hint="cs"/>
          <w:rtl/>
        </w:rPr>
        <w:t>ובתנאים</w:t>
      </w:r>
      <w:r>
        <w:rPr>
          <w:rFonts w:cs="Arial"/>
          <w:rtl/>
        </w:rPr>
        <w:t xml:space="preserve"> </w:t>
      </w:r>
      <w:r>
        <w:rPr>
          <w:rFonts w:cs="Arial" w:hint="cs"/>
          <w:rtl/>
        </w:rPr>
        <w:t>מפורטים</w:t>
      </w:r>
    </w:p>
    <w:p w:rsidR="008128AC" w:rsidRDefault="008128AC" w:rsidP="008128AC">
      <w:pPr>
        <w:pStyle w:val="ListParagraph"/>
        <w:numPr>
          <w:ilvl w:val="1"/>
          <w:numId w:val="2"/>
        </w:numPr>
        <w:bidi/>
        <w:rPr>
          <w:rtl/>
        </w:rPr>
      </w:pPr>
      <w:r>
        <w:rPr>
          <w:rFonts w:cs="Arial" w:hint="cs"/>
          <w:rtl/>
        </w:rPr>
        <w:t>יכולת</w:t>
      </w:r>
      <w:r>
        <w:rPr>
          <w:rFonts w:cs="Arial"/>
          <w:rtl/>
        </w:rPr>
        <w:t xml:space="preserve"> </w:t>
      </w:r>
      <w:r>
        <w:rPr>
          <w:rFonts w:cs="Arial" w:hint="cs"/>
          <w:rtl/>
        </w:rPr>
        <w:t>להראות</w:t>
      </w:r>
      <w:r>
        <w:rPr>
          <w:rFonts w:cs="Arial"/>
          <w:rtl/>
        </w:rPr>
        <w:t xml:space="preserve"> </w:t>
      </w:r>
      <w:r>
        <w:rPr>
          <w:rFonts w:cs="Arial" w:hint="cs"/>
          <w:rtl/>
        </w:rPr>
        <w:t>פעולות</w:t>
      </w:r>
      <w:r>
        <w:rPr>
          <w:rFonts w:cs="Arial"/>
          <w:rtl/>
        </w:rPr>
        <w:t xml:space="preserve"> </w:t>
      </w:r>
      <w:r>
        <w:rPr>
          <w:rFonts w:cs="Arial" w:hint="cs"/>
          <w:rtl/>
        </w:rPr>
        <w:t>המתרחשות</w:t>
      </w:r>
      <w:r>
        <w:rPr>
          <w:rFonts w:cs="Arial"/>
          <w:rtl/>
        </w:rPr>
        <w:t xml:space="preserve"> </w:t>
      </w:r>
      <w:r>
        <w:rPr>
          <w:rFonts w:cs="Arial" w:hint="cs"/>
          <w:rtl/>
        </w:rPr>
        <w:t>במקביל</w:t>
      </w:r>
    </w:p>
    <w:p w:rsidR="008128AC" w:rsidRDefault="008128AC" w:rsidP="008128AC">
      <w:pPr>
        <w:pStyle w:val="ListParagraph"/>
        <w:numPr>
          <w:ilvl w:val="1"/>
          <w:numId w:val="2"/>
        </w:numPr>
        <w:bidi/>
      </w:pPr>
      <w:r>
        <w:rPr>
          <w:rFonts w:cs="Arial" w:hint="cs"/>
          <w:rtl/>
        </w:rPr>
        <w:t>הדגשת</w:t>
      </w:r>
      <w:r>
        <w:rPr>
          <w:rFonts w:cs="Arial"/>
          <w:rtl/>
        </w:rPr>
        <w:t xml:space="preserve"> </w:t>
      </w:r>
      <w:r>
        <w:rPr>
          <w:rFonts w:cs="Arial" w:hint="cs"/>
          <w:rtl/>
        </w:rPr>
        <w:t>הקלטים</w:t>
      </w:r>
      <w:r>
        <w:rPr>
          <w:rFonts w:cs="Arial"/>
          <w:rtl/>
        </w:rPr>
        <w:t xml:space="preserve"> </w:t>
      </w:r>
      <w:r>
        <w:rPr>
          <w:rFonts w:cs="Arial" w:hint="cs"/>
          <w:rtl/>
        </w:rPr>
        <w:t>והפלטים</w:t>
      </w:r>
      <w:r>
        <w:rPr>
          <w:rFonts w:cs="Arial"/>
          <w:rtl/>
        </w:rPr>
        <w:t xml:space="preserve"> </w:t>
      </w:r>
      <w:r>
        <w:rPr>
          <w:rFonts w:cs="Arial" w:hint="cs"/>
          <w:rtl/>
        </w:rPr>
        <w:t>של</w:t>
      </w:r>
      <w:r>
        <w:rPr>
          <w:rFonts w:cs="Arial"/>
          <w:rtl/>
        </w:rPr>
        <w:t xml:space="preserve"> </w:t>
      </w:r>
      <w:r>
        <w:rPr>
          <w:rFonts w:cs="Arial" w:hint="cs"/>
          <w:rtl/>
        </w:rPr>
        <w:t>הפעולות</w:t>
      </w:r>
      <w:r>
        <w:rPr>
          <w:rFonts w:cs="Arial"/>
          <w:rtl/>
        </w:rPr>
        <w:t xml:space="preserve"> </w:t>
      </w:r>
      <w:r>
        <w:rPr>
          <w:rFonts w:cs="Arial" w:hint="cs"/>
          <w:rtl/>
        </w:rPr>
        <w:t>המתרחשות</w:t>
      </w:r>
      <w:r>
        <w:rPr>
          <w:rFonts w:cs="Arial"/>
          <w:rtl/>
        </w:rPr>
        <w:t xml:space="preserve"> </w:t>
      </w:r>
      <w:r>
        <w:rPr>
          <w:rFonts w:cs="Arial" w:hint="cs"/>
          <w:rtl/>
        </w:rPr>
        <w:t>בתהליך</w:t>
      </w:r>
    </w:p>
    <w:p w:rsidR="008128AC" w:rsidRPr="002F27C6" w:rsidRDefault="008128AC" w:rsidP="008128AC">
      <w:pPr>
        <w:pStyle w:val="ListParagraph"/>
        <w:bidi/>
        <w:ind w:left="1440"/>
      </w:pPr>
    </w:p>
    <w:p w:rsidR="008128AC" w:rsidRDefault="008128AC" w:rsidP="008128AC">
      <w:pPr>
        <w:rPr>
          <w:b/>
          <w:bCs/>
        </w:rPr>
      </w:pPr>
      <w:r>
        <w:rPr>
          <w:b/>
          <w:bCs/>
          <w:rtl/>
        </w:rPr>
        <w:br w:type="page"/>
      </w:r>
    </w:p>
    <w:p w:rsidR="008128AC" w:rsidRPr="006853C6" w:rsidRDefault="008128AC" w:rsidP="008128AC">
      <w:pPr>
        <w:bidi/>
        <w:rPr>
          <w:b/>
          <w:bCs/>
          <w:rtl/>
        </w:rPr>
      </w:pPr>
      <w:r w:rsidRPr="006853C6">
        <w:rPr>
          <w:rFonts w:hint="cs"/>
          <w:b/>
          <w:bCs/>
          <w:rtl/>
        </w:rPr>
        <w:lastRenderedPageBreak/>
        <w:t>מתודולוגיות</w:t>
      </w:r>
      <w:r>
        <w:rPr>
          <w:rFonts w:hint="cs"/>
          <w:b/>
          <w:bCs/>
          <w:rtl/>
        </w:rPr>
        <w:t xml:space="preserve"> (25 נקודות)</w:t>
      </w:r>
    </w:p>
    <w:p w:rsidR="008128AC" w:rsidRPr="00713AD5" w:rsidRDefault="008128AC" w:rsidP="008128AC">
      <w:pPr>
        <w:pStyle w:val="ListParagraph"/>
        <w:numPr>
          <w:ilvl w:val="0"/>
          <w:numId w:val="2"/>
        </w:numPr>
        <w:bidi/>
        <w:rPr>
          <w:rtl/>
        </w:rPr>
      </w:pPr>
      <w:r>
        <w:rPr>
          <w:rFonts w:hint="cs"/>
          <w:rtl/>
        </w:rPr>
        <w:t xml:space="preserve">(5 נק') </w:t>
      </w:r>
      <w:r w:rsidRPr="00713AD5">
        <w:rPr>
          <w:rFonts w:hint="cs"/>
          <w:rtl/>
        </w:rPr>
        <w:t xml:space="preserve">אילו מהטיעונים לגבי מפל המים </w:t>
      </w:r>
      <w:r w:rsidRPr="00A80F3E">
        <w:rPr>
          <w:rFonts w:hint="cs"/>
          <w:b/>
          <w:bCs/>
          <w:u w:val="single"/>
          <w:rtl/>
        </w:rPr>
        <w:t>אינו</w:t>
      </w:r>
      <w:r w:rsidRPr="00713AD5">
        <w:rPr>
          <w:rFonts w:hint="cs"/>
          <w:rtl/>
        </w:rPr>
        <w:t xml:space="preserve"> נכון:</w:t>
      </w:r>
    </w:p>
    <w:p w:rsidR="008128AC" w:rsidRDefault="008128AC" w:rsidP="008128AC">
      <w:pPr>
        <w:pStyle w:val="ListParagraph"/>
        <w:numPr>
          <w:ilvl w:val="1"/>
          <w:numId w:val="2"/>
        </w:numPr>
        <w:bidi/>
      </w:pPr>
      <w:r>
        <w:rPr>
          <w:rFonts w:hint="cs"/>
          <w:rtl/>
        </w:rPr>
        <w:t>מפל המים מתאימה לפרויקטים גדולים במיוחד</w:t>
      </w:r>
    </w:p>
    <w:p w:rsidR="008128AC" w:rsidRDefault="008128AC" w:rsidP="008128AC">
      <w:pPr>
        <w:pStyle w:val="ListParagraph"/>
        <w:numPr>
          <w:ilvl w:val="1"/>
          <w:numId w:val="2"/>
        </w:numPr>
        <w:bidi/>
      </w:pPr>
      <w:r>
        <w:rPr>
          <w:rFonts w:hint="cs"/>
          <w:rtl/>
        </w:rPr>
        <w:t>פיתוח לפי מפל המים אורך זמן רב יותר מפיתוח בגישות אחרות</w:t>
      </w:r>
    </w:p>
    <w:p w:rsidR="008128AC" w:rsidRDefault="008128AC" w:rsidP="008128AC">
      <w:pPr>
        <w:pStyle w:val="ListParagraph"/>
        <w:numPr>
          <w:ilvl w:val="1"/>
          <w:numId w:val="2"/>
        </w:numPr>
        <w:bidi/>
      </w:pPr>
      <w:r>
        <w:rPr>
          <w:rFonts w:hint="cs"/>
          <w:rtl/>
        </w:rPr>
        <w:t>במפל המים המשתמש רואה לראשונה את המערכת רק לאחר סיום הפיתוח שלה</w:t>
      </w:r>
    </w:p>
    <w:p w:rsidR="008128AC" w:rsidRDefault="008128AC" w:rsidP="008128AC">
      <w:pPr>
        <w:pStyle w:val="ListParagraph"/>
        <w:numPr>
          <w:ilvl w:val="1"/>
          <w:numId w:val="2"/>
        </w:numPr>
        <w:bidi/>
      </w:pPr>
      <w:r>
        <w:rPr>
          <w:rFonts w:hint="cs"/>
          <w:rtl/>
        </w:rPr>
        <w:t>טיעונים א ו-ב אינם נכונים</w:t>
      </w:r>
    </w:p>
    <w:p w:rsidR="008128AC" w:rsidRDefault="008128AC" w:rsidP="008128AC">
      <w:pPr>
        <w:pStyle w:val="ListParagraph"/>
        <w:numPr>
          <w:ilvl w:val="1"/>
          <w:numId w:val="2"/>
        </w:numPr>
        <w:bidi/>
      </w:pPr>
      <w:r>
        <w:rPr>
          <w:rFonts w:hint="cs"/>
          <w:rtl/>
        </w:rPr>
        <w:t>כל הטיעונים אינם נכונים</w:t>
      </w:r>
    </w:p>
    <w:p w:rsidR="008128AC" w:rsidRDefault="008128AC" w:rsidP="008128AC">
      <w:pPr>
        <w:pStyle w:val="ListParagraph"/>
        <w:numPr>
          <w:ilvl w:val="0"/>
          <w:numId w:val="2"/>
        </w:numPr>
        <w:bidi/>
      </w:pPr>
      <w:r>
        <w:rPr>
          <w:rFonts w:hint="cs"/>
          <w:rtl/>
        </w:rPr>
        <w:t xml:space="preserve">(5 נק') ההבדל בין </w:t>
      </w:r>
      <w:r>
        <w:t>scrum</w:t>
      </w:r>
      <w:r>
        <w:rPr>
          <w:rFonts w:hint="cs"/>
          <w:rtl/>
        </w:rPr>
        <w:t xml:space="preserve"> ו </w:t>
      </w:r>
      <w:r>
        <w:rPr>
          <w:rtl/>
        </w:rPr>
        <w:t>–</w:t>
      </w:r>
      <w:r>
        <w:rPr>
          <w:rFonts w:hint="cs"/>
          <w:rtl/>
        </w:rPr>
        <w:t xml:space="preserve"> </w:t>
      </w:r>
      <w:r>
        <w:rPr>
          <w:rFonts w:hint="cs"/>
        </w:rPr>
        <w:t>XP</w:t>
      </w:r>
      <w:r>
        <w:rPr>
          <w:rFonts w:hint="cs"/>
          <w:rtl/>
        </w:rPr>
        <w:t xml:space="preserve"> הוא:</w:t>
      </w:r>
    </w:p>
    <w:p w:rsidR="008128AC" w:rsidRDefault="008128AC" w:rsidP="008128AC">
      <w:pPr>
        <w:pStyle w:val="ListParagraph"/>
        <w:numPr>
          <w:ilvl w:val="1"/>
          <w:numId w:val="2"/>
        </w:numPr>
        <w:bidi/>
      </w:pPr>
      <w:r>
        <w:rPr>
          <w:rFonts w:hint="cs"/>
          <w:rtl/>
        </w:rPr>
        <w:t>ב-</w:t>
      </w:r>
      <w:r>
        <w:t xml:space="preserve">scrum </w:t>
      </w:r>
      <w:r>
        <w:rPr>
          <w:rFonts w:hint="cs"/>
          <w:rtl/>
        </w:rPr>
        <w:t xml:space="preserve"> סבבי הפיתוח קצרים יותר מב </w:t>
      </w:r>
      <w:r>
        <w:rPr>
          <w:rtl/>
        </w:rPr>
        <w:t>–</w:t>
      </w:r>
      <w:r>
        <w:rPr>
          <w:rFonts w:hint="cs"/>
          <w:rtl/>
        </w:rPr>
        <w:t xml:space="preserve"> </w:t>
      </w:r>
      <w:r>
        <w:rPr>
          <w:rFonts w:hint="cs"/>
        </w:rPr>
        <w:t>XP</w:t>
      </w:r>
    </w:p>
    <w:p w:rsidR="008128AC" w:rsidRDefault="008128AC" w:rsidP="008128AC">
      <w:pPr>
        <w:pStyle w:val="ListParagraph"/>
        <w:numPr>
          <w:ilvl w:val="1"/>
          <w:numId w:val="2"/>
        </w:numPr>
        <w:bidi/>
      </w:pPr>
      <w:r>
        <w:rPr>
          <w:rFonts w:hint="cs"/>
          <w:rtl/>
        </w:rPr>
        <w:t xml:space="preserve">ב </w:t>
      </w:r>
      <w:r>
        <w:rPr>
          <w:rtl/>
        </w:rPr>
        <w:t>–</w:t>
      </w:r>
      <w:r>
        <w:rPr>
          <w:rFonts w:hint="cs"/>
        </w:rPr>
        <w:t>XP</w:t>
      </w:r>
      <w:r>
        <w:rPr>
          <w:rFonts w:hint="cs"/>
          <w:rtl/>
        </w:rPr>
        <w:t xml:space="preserve"> נהוג לעבוד בצוותים קטנים יותר</w:t>
      </w:r>
    </w:p>
    <w:p w:rsidR="008128AC" w:rsidRDefault="008128AC" w:rsidP="008128AC">
      <w:pPr>
        <w:pStyle w:val="ListParagraph"/>
        <w:numPr>
          <w:ilvl w:val="1"/>
          <w:numId w:val="2"/>
        </w:numPr>
        <w:bidi/>
      </w:pPr>
      <w:r>
        <w:rPr>
          <w:rFonts w:hint="cs"/>
        </w:rPr>
        <w:t>XP</w:t>
      </w:r>
      <w:r>
        <w:rPr>
          <w:rFonts w:hint="cs"/>
          <w:rtl/>
        </w:rPr>
        <w:t xml:space="preserve"> שם דגש על עקרונות פיתוח תוכנה ובדיקות </w:t>
      </w:r>
    </w:p>
    <w:p w:rsidR="008128AC" w:rsidRDefault="008128AC" w:rsidP="008128AC">
      <w:pPr>
        <w:pStyle w:val="ListParagraph"/>
        <w:numPr>
          <w:ilvl w:val="1"/>
          <w:numId w:val="2"/>
        </w:numPr>
        <w:bidi/>
      </w:pPr>
      <w:r>
        <w:rPr>
          <w:rFonts w:hint="cs"/>
          <w:rtl/>
        </w:rPr>
        <w:t>ב' ו-ג' נכונות</w:t>
      </w:r>
    </w:p>
    <w:p w:rsidR="008128AC" w:rsidRDefault="008128AC" w:rsidP="008128AC">
      <w:pPr>
        <w:pStyle w:val="ListParagraph"/>
        <w:numPr>
          <w:ilvl w:val="1"/>
          <w:numId w:val="2"/>
        </w:numPr>
        <w:bidi/>
      </w:pPr>
      <w:r>
        <w:rPr>
          <w:rFonts w:hint="cs"/>
          <w:rtl/>
        </w:rPr>
        <w:t>כל התשובות נכונות</w:t>
      </w:r>
    </w:p>
    <w:p w:rsidR="008128AC" w:rsidRDefault="008128AC" w:rsidP="008128AC">
      <w:pPr>
        <w:pStyle w:val="ListParagraph"/>
        <w:numPr>
          <w:ilvl w:val="0"/>
          <w:numId w:val="2"/>
        </w:numPr>
        <w:bidi/>
      </w:pPr>
      <w:r>
        <w:rPr>
          <w:rFonts w:hint="cs"/>
          <w:rtl/>
        </w:rPr>
        <w:t xml:space="preserve">(5 נק') אילו מהטיעונים הבאים </w:t>
      </w:r>
      <w:r w:rsidRPr="00A80F3E">
        <w:rPr>
          <w:rFonts w:hint="cs"/>
          <w:b/>
          <w:bCs/>
          <w:u w:val="single"/>
          <w:rtl/>
        </w:rPr>
        <w:t>אינו</w:t>
      </w:r>
      <w:r>
        <w:rPr>
          <w:rFonts w:hint="cs"/>
          <w:rtl/>
        </w:rPr>
        <w:t xml:space="preserve"> נכון לגבי מודל הספירלה</w:t>
      </w:r>
    </w:p>
    <w:p w:rsidR="008128AC" w:rsidRDefault="008128AC" w:rsidP="008128AC">
      <w:pPr>
        <w:pStyle w:val="ListParagraph"/>
        <w:numPr>
          <w:ilvl w:val="1"/>
          <w:numId w:val="2"/>
        </w:numPr>
        <w:bidi/>
      </w:pPr>
      <w:r>
        <w:rPr>
          <w:rFonts w:hint="cs"/>
          <w:rtl/>
        </w:rPr>
        <w:t>הדגש של מודל הספירלה הוא על ניתוח ומזעור סיכונים</w:t>
      </w:r>
    </w:p>
    <w:p w:rsidR="008128AC" w:rsidRDefault="008128AC" w:rsidP="008128AC">
      <w:pPr>
        <w:pStyle w:val="ListParagraph"/>
        <w:numPr>
          <w:ilvl w:val="1"/>
          <w:numId w:val="2"/>
        </w:numPr>
        <w:bidi/>
      </w:pPr>
      <w:r>
        <w:rPr>
          <w:rFonts w:hint="cs"/>
          <w:rtl/>
        </w:rPr>
        <w:t>ספירלה היא למעשה אוסף של מפלי מים קטנים המבוצעים זה אחר זה</w:t>
      </w:r>
    </w:p>
    <w:p w:rsidR="008128AC" w:rsidRDefault="008128AC" w:rsidP="008128AC">
      <w:pPr>
        <w:pStyle w:val="ListParagraph"/>
        <w:numPr>
          <w:ilvl w:val="1"/>
          <w:numId w:val="2"/>
        </w:numPr>
        <w:bidi/>
      </w:pPr>
      <w:r>
        <w:rPr>
          <w:rFonts w:hint="cs"/>
          <w:rtl/>
        </w:rPr>
        <w:t>בסוף כל איטרציה (סיבוב בספירלה) מפותח אב טיפוס של המערכת לצורך מזעור סיכונים</w:t>
      </w:r>
    </w:p>
    <w:p w:rsidR="008128AC" w:rsidRDefault="008128AC" w:rsidP="008128AC">
      <w:pPr>
        <w:pStyle w:val="ListParagraph"/>
        <w:numPr>
          <w:ilvl w:val="1"/>
          <w:numId w:val="2"/>
        </w:numPr>
        <w:bidi/>
      </w:pPr>
      <w:r>
        <w:rPr>
          <w:rFonts w:hint="cs"/>
          <w:rtl/>
        </w:rPr>
        <w:t xml:space="preserve">טיעונים ב' ו </w:t>
      </w:r>
      <w:r>
        <w:rPr>
          <w:rtl/>
        </w:rPr>
        <w:t>–</w:t>
      </w:r>
      <w:r>
        <w:rPr>
          <w:rFonts w:hint="cs"/>
          <w:rtl/>
        </w:rPr>
        <w:t xml:space="preserve"> ג' אינם נכונים</w:t>
      </w:r>
    </w:p>
    <w:p w:rsidR="008128AC" w:rsidRDefault="008128AC" w:rsidP="008128AC">
      <w:pPr>
        <w:pStyle w:val="ListParagraph"/>
        <w:numPr>
          <w:ilvl w:val="1"/>
          <w:numId w:val="2"/>
        </w:numPr>
        <w:bidi/>
      </w:pPr>
      <w:r>
        <w:rPr>
          <w:rFonts w:hint="cs"/>
          <w:rtl/>
        </w:rPr>
        <w:t>כל הטיעונים נכונים</w:t>
      </w:r>
    </w:p>
    <w:p w:rsidR="008128AC" w:rsidRDefault="008128AC" w:rsidP="008128AC">
      <w:pPr>
        <w:pStyle w:val="ListParagraph"/>
        <w:bidi/>
        <w:ind w:left="1440"/>
      </w:pPr>
    </w:p>
    <w:p w:rsidR="008128AC" w:rsidRDefault="008128AC" w:rsidP="008128AC">
      <w:pPr>
        <w:pStyle w:val="ListParagraph"/>
        <w:numPr>
          <w:ilvl w:val="0"/>
          <w:numId w:val="2"/>
        </w:numPr>
        <w:bidi/>
        <w:spacing w:before="120"/>
        <w:ind w:left="714" w:hanging="357"/>
      </w:pPr>
      <w:r>
        <w:rPr>
          <w:rFonts w:hint="cs"/>
          <w:rtl/>
        </w:rPr>
        <w:t xml:space="preserve">לגבי המשפטים הבאים </w:t>
      </w:r>
      <w:r>
        <w:rPr>
          <w:rtl/>
        </w:rPr>
        <w:t>–</w:t>
      </w:r>
      <w:r>
        <w:rPr>
          <w:rFonts w:hint="cs"/>
          <w:rtl/>
        </w:rPr>
        <w:t xml:space="preserve"> ציין נכון/לא נכון ולהסביר את התשובה בקצרה. משפט ללא הסבר לא ייבד</w:t>
      </w:r>
      <w:r>
        <w:rPr>
          <w:rFonts w:hint="eastAsia"/>
          <w:rtl/>
        </w:rPr>
        <w:t>ק</w:t>
      </w:r>
      <w:r>
        <w:rPr>
          <w:rFonts w:hint="cs"/>
          <w:rtl/>
        </w:rPr>
        <w:t xml:space="preserve"> (2 נקודות לכל משפט):</w:t>
      </w:r>
    </w:p>
    <w:tbl>
      <w:tblPr>
        <w:tblStyle w:val="TableGrid"/>
        <w:bidiVisual/>
        <w:tblW w:w="0" w:type="auto"/>
        <w:tblInd w:w="720" w:type="dxa"/>
        <w:tblLook w:val="04A0" w:firstRow="1" w:lastRow="0" w:firstColumn="1" w:lastColumn="0" w:noHBand="0" w:noVBand="1"/>
      </w:tblPr>
      <w:tblGrid>
        <w:gridCol w:w="425"/>
        <w:gridCol w:w="3246"/>
        <w:gridCol w:w="546"/>
        <w:gridCol w:w="642"/>
        <w:gridCol w:w="2943"/>
      </w:tblGrid>
      <w:tr w:rsidR="008128AC" w:rsidTr="00DA78AD">
        <w:tc>
          <w:tcPr>
            <w:tcW w:w="425" w:type="dxa"/>
          </w:tcPr>
          <w:p w:rsidR="008128AC" w:rsidRDefault="008128AC" w:rsidP="00DA78AD">
            <w:pPr>
              <w:pStyle w:val="ListParagraph"/>
              <w:bidi/>
              <w:ind w:left="0"/>
              <w:rPr>
                <w:rtl/>
              </w:rPr>
            </w:pPr>
          </w:p>
        </w:tc>
        <w:tc>
          <w:tcPr>
            <w:tcW w:w="3246" w:type="dxa"/>
          </w:tcPr>
          <w:p w:rsidR="008128AC" w:rsidRDefault="008128AC" w:rsidP="00DA78AD">
            <w:pPr>
              <w:pStyle w:val="ListParagraph"/>
              <w:bidi/>
              <w:ind w:left="0"/>
              <w:rPr>
                <w:rtl/>
              </w:rPr>
            </w:pPr>
          </w:p>
        </w:tc>
        <w:tc>
          <w:tcPr>
            <w:tcW w:w="546" w:type="dxa"/>
          </w:tcPr>
          <w:p w:rsidR="008128AC" w:rsidRDefault="008128AC" w:rsidP="00DA78AD">
            <w:pPr>
              <w:pStyle w:val="ListParagraph"/>
              <w:bidi/>
              <w:ind w:left="0"/>
              <w:rPr>
                <w:rtl/>
              </w:rPr>
            </w:pPr>
            <w:r>
              <w:rPr>
                <w:rFonts w:hint="cs"/>
                <w:rtl/>
              </w:rPr>
              <w:t>נכון</w:t>
            </w:r>
          </w:p>
        </w:tc>
        <w:tc>
          <w:tcPr>
            <w:tcW w:w="642" w:type="dxa"/>
          </w:tcPr>
          <w:p w:rsidR="008128AC" w:rsidRDefault="008128AC" w:rsidP="00DA78AD">
            <w:pPr>
              <w:pStyle w:val="ListParagraph"/>
              <w:bidi/>
              <w:ind w:left="0"/>
              <w:rPr>
                <w:rtl/>
              </w:rPr>
            </w:pPr>
            <w:r>
              <w:rPr>
                <w:rFonts w:hint="cs"/>
                <w:rtl/>
              </w:rPr>
              <w:t>לא נכון</w:t>
            </w:r>
          </w:p>
        </w:tc>
        <w:tc>
          <w:tcPr>
            <w:tcW w:w="2943" w:type="dxa"/>
          </w:tcPr>
          <w:p w:rsidR="008128AC" w:rsidRDefault="008128AC" w:rsidP="00DA78AD">
            <w:pPr>
              <w:pStyle w:val="ListParagraph"/>
              <w:bidi/>
              <w:ind w:left="0"/>
              <w:rPr>
                <w:rtl/>
              </w:rPr>
            </w:pPr>
            <w:r>
              <w:rPr>
                <w:rFonts w:hint="cs"/>
                <w:rtl/>
              </w:rPr>
              <w:t>הסבר</w:t>
            </w:r>
          </w:p>
        </w:tc>
      </w:tr>
      <w:tr w:rsidR="008128AC" w:rsidTr="00DA78AD">
        <w:tc>
          <w:tcPr>
            <w:tcW w:w="425" w:type="dxa"/>
          </w:tcPr>
          <w:p w:rsidR="008128AC" w:rsidRDefault="008128AC" w:rsidP="00DA78AD">
            <w:pPr>
              <w:pStyle w:val="ListParagraph"/>
              <w:bidi/>
              <w:ind w:left="0"/>
              <w:rPr>
                <w:rtl/>
              </w:rPr>
            </w:pPr>
            <w:r>
              <w:rPr>
                <w:rFonts w:hint="cs"/>
                <w:rtl/>
              </w:rPr>
              <w:t>א</w:t>
            </w:r>
          </w:p>
        </w:tc>
        <w:tc>
          <w:tcPr>
            <w:tcW w:w="3246" w:type="dxa"/>
          </w:tcPr>
          <w:p w:rsidR="008128AC" w:rsidRDefault="008128AC" w:rsidP="00DA78AD">
            <w:pPr>
              <w:pStyle w:val="ListParagraph"/>
              <w:bidi/>
              <w:ind w:left="0"/>
              <w:rPr>
                <w:rtl/>
              </w:rPr>
            </w:pPr>
            <w:r>
              <w:rPr>
                <w:rFonts w:hint="cs"/>
                <w:rtl/>
              </w:rPr>
              <w:t xml:space="preserve">ניתן לפתח מערכת תוך שילוב בין מודל הספירלה לבין גישת </w:t>
            </w:r>
            <w:r>
              <w:t>agile</w:t>
            </w:r>
            <w:r>
              <w:rPr>
                <w:rFonts w:hint="cs"/>
              </w:rPr>
              <w:t xml:space="preserve"> </w:t>
            </w:r>
            <w:r>
              <w:rPr>
                <w:rFonts w:hint="cs"/>
                <w:rtl/>
              </w:rPr>
              <w:t xml:space="preserve"> כמו </w:t>
            </w:r>
            <w:r>
              <w:t>scrum</w:t>
            </w:r>
          </w:p>
        </w:tc>
        <w:tc>
          <w:tcPr>
            <w:tcW w:w="546" w:type="dxa"/>
          </w:tcPr>
          <w:p w:rsidR="008128AC" w:rsidRDefault="008128AC" w:rsidP="00DA78AD">
            <w:pPr>
              <w:pStyle w:val="ListParagraph"/>
              <w:bidi/>
              <w:ind w:left="0"/>
              <w:rPr>
                <w:rtl/>
              </w:rPr>
            </w:pPr>
          </w:p>
        </w:tc>
        <w:tc>
          <w:tcPr>
            <w:tcW w:w="642" w:type="dxa"/>
          </w:tcPr>
          <w:p w:rsidR="008128AC" w:rsidRDefault="008128AC" w:rsidP="00DA78AD">
            <w:pPr>
              <w:pStyle w:val="ListParagraph"/>
              <w:bidi/>
              <w:ind w:left="0"/>
              <w:rPr>
                <w:rtl/>
              </w:rPr>
            </w:pPr>
          </w:p>
        </w:tc>
        <w:tc>
          <w:tcPr>
            <w:tcW w:w="2943" w:type="dxa"/>
          </w:tcPr>
          <w:p w:rsidR="008128AC" w:rsidRDefault="008128AC" w:rsidP="00DA78AD">
            <w:pPr>
              <w:pStyle w:val="ListParagraph"/>
              <w:bidi/>
              <w:ind w:left="0"/>
              <w:rPr>
                <w:rtl/>
              </w:rPr>
            </w:pPr>
          </w:p>
        </w:tc>
      </w:tr>
      <w:tr w:rsidR="008128AC" w:rsidTr="00DA78AD">
        <w:tc>
          <w:tcPr>
            <w:tcW w:w="425" w:type="dxa"/>
          </w:tcPr>
          <w:p w:rsidR="008128AC" w:rsidRDefault="008128AC" w:rsidP="00DA78AD">
            <w:pPr>
              <w:pStyle w:val="ListParagraph"/>
              <w:bidi/>
              <w:ind w:left="0"/>
              <w:rPr>
                <w:rtl/>
              </w:rPr>
            </w:pPr>
            <w:r>
              <w:rPr>
                <w:rFonts w:hint="cs"/>
                <w:rtl/>
              </w:rPr>
              <w:t>ב</w:t>
            </w:r>
          </w:p>
        </w:tc>
        <w:tc>
          <w:tcPr>
            <w:tcW w:w="3246" w:type="dxa"/>
          </w:tcPr>
          <w:p w:rsidR="008128AC" w:rsidRDefault="008128AC" w:rsidP="00DA78AD">
            <w:pPr>
              <w:pStyle w:val="ListParagraph"/>
              <w:bidi/>
              <w:ind w:left="0"/>
              <w:rPr>
                <w:rtl/>
              </w:rPr>
            </w:pPr>
            <w:r>
              <w:rPr>
                <w:rFonts w:hint="cs"/>
                <w:rtl/>
              </w:rPr>
              <w:t>מומלץ להשתמש במודל מפל המים כאשר זמן הפיתוח צפוי להימשך יותר משישה חודשים עם צוות של מעל 6 מפתחים</w:t>
            </w:r>
          </w:p>
        </w:tc>
        <w:tc>
          <w:tcPr>
            <w:tcW w:w="546" w:type="dxa"/>
          </w:tcPr>
          <w:p w:rsidR="008128AC" w:rsidRDefault="008128AC" w:rsidP="00DA78AD">
            <w:pPr>
              <w:pStyle w:val="ListParagraph"/>
              <w:bidi/>
              <w:ind w:left="0"/>
              <w:rPr>
                <w:rtl/>
              </w:rPr>
            </w:pPr>
          </w:p>
        </w:tc>
        <w:tc>
          <w:tcPr>
            <w:tcW w:w="642" w:type="dxa"/>
          </w:tcPr>
          <w:p w:rsidR="008128AC" w:rsidRDefault="008128AC" w:rsidP="00DA78AD">
            <w:pPr>
              <w:pStyle w:val="ListParagraph"/>
              <w:bidi/>
              <w:ind w:left="0"/>
              <w:rPr>
                <w:rtl/>
              </w:rPr>
            </w:pPr>
          </w:p>
        </w:tc>
        <w:tc>
          <w:tcPr>
            <w:tcW w:w="2943" w:type="dxa"/>
          </w:tcPr>
          <w:p w:rsidR="008128AC" w:rsidRDefault="008128AC" w:rsidP="00DA78AD">
            <w:pPr>
              <w:pStyle w:val="ListParagraph"/>
              <w:bidi/>
              <w:ind w:left="0"/>
              <w:rPr>
                <w:rtl/>
              </w:rPr>
            </w:pPr>
          </w:p>
        </w:tc>
      </w:tr>
      <w:tr w:rsidR="008128AC" w:rsidTr="00DA78AD">
        <w:tc>
          <w:tcPr>
            <w:tcW w:w="425" w:type="dxa"/>
          </w:tcPr>
          <w:p w:rsidR="008128AC" w:rsidRDefault="008128AC" w:rsidP="00DA78AD">
            <w:pPr>
              <w:pStyle w:val="ListParagraph"/>
              <w:bidi/>
              <w:ind w:left="0"/>
              <w:rPr>
                <w:rtl/>
              </w:rPr>
            </w:pPr>
            <w:r>
              <w:rPr>
                <w:rFonts w:hint="cs"/>
                <w:rtl/>
              </w:rPr>
              <w:t>ג</w:t>
            </w:r>
          </w:p>
        </w:tc>
        <w:tc>
          <w:tcPr>
            <w:tcW w:w="3246" w:type="dxa"/>
          </w:tcPr>
          <w:p w:rsidR="008128AC" w:rsidRDefault="008128AC" w:rsidP="00DA78AD">
            <w:pPr>
              <w:pStyle w:val="ListParagraph"/>
              <w:bidi/>
              <w:ind w:left="0"/>
              <w:rPr>
                <w:rtl/>
              </w:rPr>
            </w:pPr>
            <w:r>
              <w:rPr>
                <w:rFonts w:hint="cs"/>
                <w:rtl/>
              </w:rPr>
              <w:t xml:space="preserve">שיטת </w:t>
            </w:r>
            <w:r>
              <w:rPr>
                <w:rFonts w:hint="cs"/>
              </w:rPr>
              <w:t>RUP</w:t>
            </w:r>
            <w:r>
              <w:rPr>
                <w:rFonts w:hint="cs"/>
                <w:rtl/>
              </w:rPr>
              <w:t xml:space="preserve"> היא סוג של מודל תוספתי</w:t>
            </w:r>
          </w:p>
        </w:tc>
        <w:tc>
          <w:tcPr>
            <w:tcW w:w="546" w:type="dxa"/>
          </w:tcPr>
          <w:p w:rsidR="008128AC" w:rsidRDefault="008128AC" w:rsidP="00DA78AD">
            <w:pPr>
              <w:pStyle w:val="ListParagraph"/>
              <w:bidi/>
              <w:ind w:left="0"/>
              <w:rPr>
                <w:rtl/>
              </w:rPr>
            </w:pPr>
          </w:p>
        </w:tc>
        <w:tc>
          <w:tcPr>
            <w:tcW w:w="642" w:type="dxa"/>
          </w:tcPr>
          <w:p w:rsidR="008128AC" w:rsidRDefault="008128AC" w:rsidP="00DA78AD">
            <w:pPr>
              <w:pStyle w:val="ListParagraph"/>
              <w:bidi/>
              <w:ind w:left="0"/>
              <w:rPr>
                <w:rtl/>
              </w:rPr>
            </w:pPr>
          </w:p>
        </w:tc>
        <w:tc>
          <w:tcPr>
            <w:tcW w:w="2943" w:type="dxa"/>
          </w:tcPr>
          <w:p w:rsidR="008128AC" w:rsidRDefault="008128AC" w:rsidP="00DA78AD">
            <w:pPr>
              <w:pStyle w:val="ListParagraph"/>
              <w:bidi/>
              <w:ind w:left="0"/>
              <w:rPr>
                <w:rtl/>
              </w:rPr>
            </w:pPr>
          </w:p>
        </w:tc>
      </w:tr>
      <w:tr w:rsidR="008128AC" w:rsidTr="00DA78AD">
        <w:tc>
          <w:tcPr>
            <w:tcW w:w="425" w:type="dxa"/>
          </w:tcPr>
          <w:p w:rsidR="008128AC" w:rsidRDefault="008128AC" w:rsidP="00DA78AD">
            <w:pPr>
              <w:pStyle w:val="ListParagraph"/>
              <w:bidi/>
              <w:ind w:left="0"/>
              <w:rPr>
                <w:rtl/>
              </w:rPr>
            </w:pPr>
            <w:r>
              <w:rPr>
                <w:rFonts w:hint="cs"/>
                <w:rtl/>
              </w:rPr>
              <w:t>ד</w:t>
            </w:r>
          </w:p>
        </w:tc>
        <w:tc>
          <w:tcPr>
            <w:tcW w:w="3246" w:type="dxa"/>
          </w:tcPr>
          <w:p w:rsidR="008128AC" w:rsidRDefault="008128AC" w:rsidP="00DA78AD">
            <w:pPr>
              <w:pStyle w:val="ListParagraph"/>
              <w:bidi/>
              <w:ind w:left="0"/>
              <w:rPr>
                <w:rtl/>
              </w:rPr>
            </w:pPr>
            <w:r>
              <w:rPr>
                <w:rFonts w:hint="cs"/>
                <w:rtl/>
              </w:rPr>
              <w:t xml:space="preserve">אחד ההבדלים המשמעותים בין המודל התוספתי לגישת </w:t>
            </w:r>
            <w:r>
              <w:t>agile</w:t>
            </w:r>
            <w:r>
              <w:rPr>
                <w:rFonts w:hint="cs"/>
                <w:rtl/>
              </w:rPr>
              <w:t xml:space="preserve"> הוא משך כל איטרציה</w:t>
            </w:r>
          </w:p>
        </w:tc>
        <w:tc>
          <w:tcPr>
            <w:tcW w:w="546" w:type="dxa"/>
          </w:tcPr>
          <w:p w:rsidR="008128AC" w:rsidRDefault="008128AC" w:rsidP="00DA78AD">
            <w:pPr>
              <w:pStyle w:val="ListParagraph"/>
              <w:bidi/>
              <w:ind w:left="0"/>
              <w:rPr>
                <w:rtl/>
              </w:rPr>
            </w:pPr>
          </w:p>
        </w:tc>
        <w:tc>
          <w:tcPr>
            <w:tcW w:w="642" w:type="dxa"/>
          </w:tcPr>
          <w:p w:rsidR="008128AC" w:rsidRDefault="008128AC" w:rsidP="00DA78AD">
            <w:pPr>
              <w:pStyle w:val="ListParagraph"/>
              <w:bidi/>
              <w:ind w:left="0"/>
              <w:rPr>
                <w:rtl/>
              </w:rPr>
            </w:pPr>
          </w:p>
        </w:tc>
        <w:tc>
          <w:tcPr>
            <w:tcW w:w="2943" w:type="dxa"/>
          </w:tcPr>
          <w:p w:rsidR="008128AC" w:rsidRDefault="008128AC" w:rsidP="00DA78AD">
            <w:pPr>
              <w:pStyle w:val="ListParagraph"/>
              <w:bidi/>
              <w:ind w:left="0"/>
              <w:rPr>
                <w:rtl/>
              </w:rPr>
            </w:pPr>
          </w:p>
        </w:tc>
      </w:tr>
      <w:tr w:rsidR="008128AC" w:rsidTr="00DA78AD">
        <w:tc>
          <w:tcPr>
            <w:tcW w:w="425" w:type="dxa"/>
          </w:tcPr>
          <w:p w:rsidR="008128AC" w:rsidRDefault="008128AC" w:rsidP="00DA78AD">
            <w:pPr>
              <w:pStyle w:val="ListParagraph"/>
              <w:bidi/>
              <w:ind w:left="0"/>
              <w:rPr>
                <w:rtl/>
              </w:rPr>
            </w:pPr>
            <w:r>
              <w:rPr>
                <w:rFonts w:hint="cs"/>
                <w:rtl/>
              </w:rPr>
              <w:t>ה</w:t>
            </w:r>
          </w:p>
        </w:tc>
        <w:tc>
          <w:tcPr>
            <w:tcW w:w="3246" w:type="dxa"/>
          </w:tcPr>
          <w:p w:rsidR="008128AC" w:rsidRDefault="008128AC" w:rsidP="00DA78AD">
            <w:pPr>
              <w:pStyle w:val="ListParagraph"/>
              <w:bidi/>
              <w:ind w:left="0"/>
              <w:rPr>
                <w:rtl/>
              </w:rPr>
            </w:pPr>
            <w:r>
              <w:rPr>
                <w:rFonts w:hint="cs"/>
                <w:rtl/>
              </w:rPr>
              <w:t xml:space="preserve">בגישת </w:t>
            </w:r>
            <w:r>
              <w:t>scrum</w:t>
            </w:r>
            <w:r>
              <w:rPr>
                <w:rFonts w:hint="cs"/>
                <w:rtl/>
              </w:rPr>
              <w:t xml:space="preserve"> לא ניתן לשנות תוך כדי הספרינט את המשימות שהוגדרו בתחילתו</w:t>
            </w:r>
          </w:p>
        </w:tc>
        <w:tc>
          <w:tcPr>
            <w:tcW w:w="546" w:type="dxa"/>
          </w:tcPr>
          <w:p w:rsidR="008128AC" w:rsidRDefault="008128AC" w:rsidP="00DA78AD">
            <w:pPr>
              <w:pStyle w:val="ListParagraph"/>
              <w:bidi/>
              <w:ind w:left="0"/>
              <w:rPr>
                <w:rtl/>
              </w:rPr>
            </w:pPr>
          </w:p>
        </w:tc>
        <w:tc>
          <w:tcPr>
            <w:tcW w:w="642" w:type="dxa"/>
          </w:tcPr>
          <w:p w:rsidR="008128AC" w:rsidRDefault="008128AC" w:rsidP="00DA78AD">
            <w:pPr>
              <w:pStyle w:val="ListParagraph"/>
              <w:bidi/>
              <w:ind w:left="0"/>
              <w:rPr>
                <w:rtl/>
              </w:rPr>
            </w:pPr>
          </w:p>
        </w:tc>
        <w:tc>
          <w:tcPr>
            <w:tcW w:w="2943" w:type="dxa"/>
          </w:tcPr>
          <w:p w:rsidR="008128AC" w:rsidRDefault="008128AC" w:rsidP="00DA78AD">
            <w:pPr>
              <w:pStyle w:val="ListParagraph"/>
              <w:bidi/>
              <w:ind w:left="0"/>
              <w:rPr>
                <w:rtl/>
              </w:rPr>
            </w:pPr>
          </w:p>
        </w:tc>
      </w:tr>
    </w:tbl>
    <w:p w:rsidR="008128AC" w:rsidRDefault="008128AC" w:rsidP="008128AC">
      <w:pPr>
        <w:pStyle w:val="ListParagraph"/>
        <w:bidi/>
        <w:rPr>
          <w:rtl/>
        </w:rPr>
      </w:pPr>
    </w:p>
    <w:p w:rsidR="008128AC" w:rsidRDefault="008128AC" w:rsidP="008128AC">
      <w:pPr>
        <w:pStyle w:val="ListParagraph"/>
        <w:bidi/>
      </w:pPr>
    </w:p>
    <w:p w:rsidR="008128AC" w:rsidRDefault="008128AC" w:rsidP="008128AC">
      <w:pPr>
        <w:rPr>
          <w:b/>
          <w:bCs/>
        </w:rPr>
      </w:pPr>
      <w:r>
        <w:rPr>
          <w:b/>
          <w:bCs/>
          <w:rtl/>
        </w:rPr>
        <w:br w:type="page"/>
      </w:r>
    </w:p>
    <w:p w:rsidR="008128AC" w:rsidRPr="006853C6" w:rsidRDefault="008128AC" w:rsidP="008128AC">
      <w:pPr>
        <w:bidi/>
        <w:outlineLvl w:val="0"/>
        <w:rPr>
          <w:b/>
          <w:bCs/>
          <w:rtl/>
        </w:rPr>
      </w:pPr>
      <w:r w:rsidRPr="006853C6">
        <w:rPr>
          <w:rFonts w:hint="cs"/>
          <w:b/>
          <w:bCs/>
          <w:rtl/>
        </w:rPr>
        <w:lastRenderedPageBreak/>
        <w:t xml:space="preserve">ניתוח חלופות </w:t>
      </w:r>
      <w:r>
        <w:rPr>
          <w:rFonts w:hint="cs"/>
          <w:b/>
          <w:bCs/>
          <w:rtl/>
        </w:rPr>
        <w:t>(25 נקודות)</w:t>
      </w:r>
    </w:p>
    <w:p w:rsidR="008128AC" w:rsidRPr="000731A1" w:rsidRDefault="008128AC" w:rsidP="008128AC">
      <w:pPr>
        <w:bidi/>
      </w:pPr>
      <w:r w:rsidRPr="000731A1">
        <w:rPr>
          <w:rFonts w:hint="cs"/>
          <w:rtl/>
        </w:rPr>
        <w:t>ארגון מתלבט בין ארבע חלופות לרכישת מערכת מידע:</w:t>
      </w:r>
    </w:p>
    <w:tbl>
      <w:tblPr>
        <w:tblpPr w:leftFromText="180" w:rightFromText="180" w:vertAnchor="text" w:horzAnchor="margin" w:tblpXSpec="center" w:tblpY="193"/>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1"/>
        <w:gridCol w:w="1630"/>
        <w:gridCol w:w="1630"/>
        <w:gridCol w:w="1630"/>
        <w:gridCol w:w="1631"/>
      </w:tblGrid>
      <w:tr w:rsidR="008128AC" w:rsidRPr="00E26188" w:rsidTr="00DA78AD">
        <w:tc>
          <w:tcPr>
            <w:tcW w:w="2001" w:type="dxa"/>
          </w:tcPr>
          <w:p w:rsidR="008128AC" w:rsidRPr="00E26188" w:rsidRDefault="008128AC" w:rsidP="00DA78AD">
            <w:pPr>
              <w:bidi/>
              <w:rPr>
                <w:rFonts w:ascii="Arial" w:hAnsi="Arial" w:cs="Arial"/>
                <w:rtl/>
              </w:rPr>
            </w:pPr>
          </w:p>
        </w:tc>
        <w:tc>
          <w:tcPr>
            <w:tcW w:w="1630" w:type="dxa"/>
          </w:tcPr>
          <w:p w:rsidR="008128AC" w:rsidRPr="00E26188" w:rsidRDefault="008128AC" w:rsidP="00DA78AD">
            <w:pPr>
              <w:bidi/>
              <w:rPr>
                <w:rFonts w:ascii="Arial" w:hAnsi="Arial" w:cs="Arial"/>
                <w:rtl/>
              </w:rPr>
            </w:pPr>
            <w:r w:rsidRPr="00E26188">
              <w:rPr>
                <w:rFonts w:ascii="Arial" w:hAnsi="Arial" w:cs="Arial" w:hint="cs"/>
                <w:rtl/>
              </w:rPr>
              <w:t>הצעה א</w:t>
            </w:r>
          </w:p>
        </w:tc>
        <w:tc>
          <w:tcPr>
            <w:tcW w:w="1630" w:type="dxa"/>
          </w:tcPr>
          <w:p w:rsidR="008128AC" w:rsidRPr="00E26188" w:rsidRDefault="008128AC" w:rsidP="00DA78AD">
            <w:pPr>
              <w:bidi/>
              <w:rPr>
                <w:rFonts w:ascii="Arial" w:hAnsi="Arial" w:cs="Arial"/>
                <w:rtl/>
              </w:rPr>
            </w:pPr>
            <w:r w:rsidRPr="00E26188">
              <w:rPr>
                <w:rFonts w:ascii="Arial" w:hAnsi="Arial" w:cs="Arial" w:hint="cs"/>
                <w:rtl/>
              </w:rPr>
              <w:t>הצעה ב</w:t>
            </w:r>
          </w:p>
        </w:tc>
        <w:tc>
          <w:tcPr>
            <w:tcW w:w="1630" w:type="dxa"/>
          </w:tcPr>
          <w:p w:rsidR="008128AC" w:rsidRPr="00E26188" w:rsidRDefault="008128AC" w:rsidP="00DA78AD">
            <w:pPr>
              <w:bidi/>
              <w:rPr>
                <w:rFonts w:ascii="Arial" w:hAnsi="Arial" w:cs="Arial"/>
                <w:rtl/>
              </w:rPr>
            </w:pPr>
            <w:r w:rsidRPr="00E26188">
              <w:rPr>
                <w:rFonts w:ascii="Arial" w:hAnsi="Arial" w:cs="Arial" w:hint="cs"/>
                <w:rtl/>
              </w:rPr>
              <w:t>הצעה ג</w:t>
            </w:r>
          </w:p>
        </w:tc>
        <w:tc>
          <w:tcPr>
            <w:tcW w:w="1631" w:type="dxa"/>
          </w:tcPr>
          <w:p w:rsidR="008128AC" w:rsidRPr="00E26188" w:rsidRDefault="008128AC" w:rsidP="00DA78AD">
            <w:pPr>
              <w:bidi/>
              <w:rPr>
                <w:rFonts w:ascii="Arial" w:hAnsi="Arial" w:cs="Arial"/>
                <w:rtl/>
              </w:rPr>
            </w:pPr>
            <w:r>
              <w:rPr>
                <w:rFonts w:ascii="Arial" w:hAnsi="Arial" w:cs="Arial" w:hint="cs"/>
                <w:rtl/>
              </w:rPr>
              <w:t>הצעה ד</w:t>
            </w:r>
          </w:p>
        </w:tc>
      </w:tr>
      <w:tr w:rsidR="008128AC" w:rsidRPr="00E26188" w:rsidTr="00DA78AD">
        <w:tc>
          <w:tcPr>
            <w:tcW w:w="2001" w:type="dxa"/>
          </w:tcPr>
          <w:p w:rsidR="008128AC" w:rsidRPr="00E26188" w:rsidRDefault="008128AC" w:rsidP="00DA78AD">
            <w:pPr>
              <w:bidi/>
              <w:rPr>
                <w:rFonts w:ascii="Arial" w:hAnsi="Arial" w:cs="Arial"/>
                <w:rtl/>
              </w:rPr>
            </w:pPr>
            <w:r>
              <w:rPr>
                <w:rFonts w:ascii="Arial" w:hAnsi="Arial" w:cs="Arial" w:hint="cs"/>
                <w:rtl/>
              </w:rPr>
              <w:t>השקעה ראשונית</w:t>
            </w:r>
          </w:p>
        </w:tc>
        <w:tc>
          <w:tcPr>
            <w:tcW w:w="1630" w:type="dxa"/>
          </w:tcPr>
          <w:p w:rsidR="008128AC" w:rsidRPr="00E26188" w:rsidRDefault="008128AC" w:rsidP="00DA78AD">
            <w:pPr>
              <w:bidi/>
              <w:rPr>
                <w:rFonts w:ascii="Arial" w:hAnsi="Arial" w:cs="Arial"/>
                <w:rtl/>
              </w:rPr>
            </w:pPr>
            <w:r>
              <w:rPr>
                <w:rFonts w:ascii="Arial" w:hAnsi="Arial" w:cs="Arial"/>
              </w:rPr>
              <w:t>5,000</w:t>
            </w:r>
            <w:r w:rsidRPr="00E26188">
              <w:rPr>
                <w:rFonts w:ascii="Arial" w:hAnsi="Arial" w:cs="Arial" w:hint="cs"/>
                <w:rtl/>
              </w:rPr>
              <w:t xml:space="preserve"> ₪  </w:t>
            </w:r>
          </w:p>
        </w:tc>
        <w:tc>
          <w:tcPr>
            <w:tcW w:w="1630" w:type="dxa"/>
          </w:tcPr>
          <w:p w:rsidR="008128AC" w:rsidRPr="00E26188" w:rsidRDefault="008128AC" w:rsidP="00DA78AD">
            <w:pPr>
              <w:bidi/>
              <w:rPr>
                <w:rFonts w:ascii="Arial" w:hAnsi="Arial" w:cs="Arial"/>
                <w:rtl/>
              </w:rPr>
            </w:pPr>
            <w:r>
              <w:rPr>
                <w:rFonts w:ascii="Arial" w:hAnsi="Arial" w:cs="Arial"/>
              </w:rPr>
              <w:t xml:space="preserve"> 0</w:t>
            </w:r>
            <w:r w:rsidRPr="00E26188">
              <w:rPr>
                <w:rFonts w:ascii="Arial" w:hAnsi="Arial" w:cs="Arial" w:hint="cs"/>
                <w:rtl/>
              </w:rPr>
              <w:t xml:space="preserve">₪ </w:t>
            </w:r>
          </w:p>
        </w:tc>
        <w:tc>
          <w:tcPr>
            <w:tcW w:w="1630" w:type="dxa"/>
          </w:tcPr>
          <w:p w:rsidR="008128AC" w:rsidRPr="00E26188" w:rsidRDefault="008128AC" w:rsidP="00DA78AD">
            <w:pPr>
              <w:bidi/>
              <w:rPr>
                <w:rFonts w:ascii="Arial" w:hAnsi="Arial" w:cs="Arial"/>
                <w:rtl/>
              </w:rPr>
            </w:pPr>
            <w:r>
              <w:rPr>
                <w:rFonts w:ascii="Arial" w:hAnsi="Arial" w:cs="Arial" w:hint="cs"/>
                <w:rtl/>
              </w:rPr>
              <w:t>6,000</w:t>
            </w:r>
            <w:r w:rsidRPr="00E26188">
              <w:rPr>
                <w:rFonts w:ascii="Arial" w:hAnsi="Arial" w:cs="Arial" w:hint="cs"/>
                <w:rtl/>
              </w:rPr>
              <w:t xml:space="preserve"> ₪ </w:t>
            </w:r>
          </w:p>
        </w:tc>
        <w:tc>
          <w:tcPr>
            <w:tcW w:w="1631" w:type="dxa"/>
          </w:tcPr>
          <w:p w:rsidR="008128AC" w:rsidRPr="00E26188" w:rsidRDefault="008128AC" w:rsidP="00DA78AD">
            <w:pPr>
              <w:bidi/>
              <w:rPr>
                <w:rFonts w:ascii="Arial" w:hAnsi="Arial" w:cs="Arial"/>
                <w:rtl/>
              </w:rPr>
            </w:pPr>
            <w:r>
              <w:rPr>
                <w:rFonts w:ascii="Arial" w:hAnsi="Arial" w:cs="Arial" w:hint="cs"/>
                <w:rtl/>
              </w:rPr>
              <w:t>5,500</w:t>
            </w:r>
            <w:r w:rsidRPr="00E26188">
              <w:rPr>
                <w:rFonts w:ascii="Arial" w:hAnsi="Arial" w:cs="Arial" w:hint="cs"/>
                <w:rtl/>
              </w:rPr>
              <w:t xml:space="preserve"> ₪ </w:t>
            </w:r>
          </w:p>
        </w:tc>
      </w:tr>
      <w:tr w:rsidR="008128AC" w:rsidRPr="00E26188" w:rsidTr="00DA78AD">
        <w:tc>
          <w:tcPr>
            <w:tcW w:w="2001" w:type="dxa"/>
          </w:tcPr>
          <w:p w:rsidR="008128AC" w:rsidRPr="00E26188" w:rsidRDefault="008128AC" w:rsidP="00DA78AD">
            <w:pPr>
              <w:bidi/>
              <w:rPr>
                <w:rFonts w:ascii="Arial" w:hAnsi="Arial" w:cs="Arial"/>
                <w:rtl/>
              </w:rPr>
            </w:pPr>
            <w:r>
              <w:rPr>
                <w:rFonts w:ascii="Arial" w:hAnsi="Arial" w:cs="Arial" w:hint="cs"/>
                <w:rtl/>
              </w:rPr>
              <w:t>עלות שנתית (שיש לשלם בסוף כל שנה)</w:t>
            </w:r>
          </w:p>
        </w:tc>
        <w:tc>
          <w:tcPr>
            <w:tcW w:w="1630" w:type="dxa"/>
          </w:tcPr>
          <w:p w:rsidR="008128AC" w:rsidRDefault="008128AC" w:rsidP="00DA78AD">
            <w:pPr>
              <w:bidi/>
              <w:rPr>
                <w:rFonts w:ascii="Arial" w:hAnsi="Arial" w:cs="Arial"/>
              </w:rPr>
            </w:pPr>
            <w:r>
              <w:rPr>
                <w:rFonts w:ascii="Arial" w:hAnsi="Arial" w:cs="Arial" w:hint="cs"/>
                <w:rtl/>
              </w:rPr>
              <w:t xml:space="preserve">1,200 ₪ </w:t>
            </w:r>
          </w:p>
        </w:tc>
        <w:tc>
          <w:tcPr>
            <w:tcW w:w="1630" w:type="dxa"/>
          </w:tcPr>
          <w:p w:rsidR="008128AC" w:rsidRDefault="008128AC" w:rsidP="00DA78AD">
            <w:pPr>
              <w:bidi/>
              <w:rPr>
                <w:rFonts w:ascii="Arial" w:hAnsi="Arial" w:cs="Arial"/>
              </w:rPr>
            </w:pPr>
            <w:r>
              <w:rPr>
                <w:rFonts w:ascii="Arial" w:hAnsi="Arial" w:cs="Arial" w:hint="cs"/>
                <w:rtl/>
              </w:rPr>
              <w:t>2,000 ₪</w:t>
            </w:r>
          </w:p>
        </w:tc>
        <w:tc>
          <w:tcPr>
            <w:tcW w:w="1630" w:type="dxa"/>
          </w:tcPr>
          <w:p w:rsidR="008128AC" w:rsidRDefault="008128AC" w:rsidP="00DA78AD">
            <w:pPr>
              <w:bidi/>
              <w:rPr>
                <w:rFonts w:ascii="Arial" w:hAnsi="Arial" w:cs="Arial"/>
                <w:rtl/>
              </w:rPr>
            </w:pPr>
            <w:r>
              <w:rPr>
                <w:rFonts w:ascii="Arial" w:hAnsi="Arial" w:cs="Arial" w:hint="cs"/>
                <w:rtl/>
              </w:rPr>
              <w:t xml:space="preserve">1,500 ₪ </w:t>
            </w:r>
          </w:p>
        </w:tc>
        <w:tc>
          <w:tcPr>
            <w:tcW w:w="1631" w:type="dxa"/>
          </w:tcPr>
          <w:p w:rsidR="008128AC" w:rsidRDefault="008128AC" w:rsidP="00DA78AD">
            <w:pPr>
              <w:bidi/>
              <w:rPr>
                <w:rFonts w:ascii="Arial" w:hAnsi="Arial" w:cs="Arial"/>
                <w:rtl/>
              </w:rPr>
            </w:pPr>
            <w:r>
              <w:rPr>
                <w:rFonts w:ascii="Arial" w:hAnsi="Arial" w:cs="Arial" w:hint="cs"/>
                <w:rtl/>
              </w:rPr>
              <w:t xml:space="preserve">1,600 ₪ </w:t>
            </w:r>
          </w:p>
        </w:tc>
      </w:tr>
      <w:tr w:rsidR="008128AC" w:rsidRPr="00E26188" w:rsidTr="00DA78AD">
        <w:tc>
          <w:tcPr>
            <w:tcW w:w="2001" w:type="dxa"/>
          </w:tcPr>
          <w:p w:rsidR="008128AC" w:rsidRDefault="008128AC" w:rsidP="00DA78AD">
            <w:pPr>
              <w:bidi/>
              <w:rPr>
                <w:rFonts w:ascii="Arial" w:hAnsi="Arial" w:cs="Arial"/>
                <w:rtl/>
              </w:rPr>
            </w:pPr>
            <w:r>
              <w:rPr>
                <w:rFonts w:ascii="Arial" w:hAnsi="Arial" w:cs="Arial" w:hint="cs"/>
                <w:rtl/>
              </w:rPr>
              <w:t>משך חוזה ראשוני</w:t>
            </w:r>
          </w:p>
        </w:tc>
        <w:tc>
          <w:tcPr>
            <w:tcW w:w="1630" w:type="dxa"/>
          </w:tcPr>
          <w:p w:rsidR="008128AC" w:rsidRDefault="008128AC" w:rsidP="00DA78AD">
            <w:pPr>
              <w:bidi/>
              <w:rPr>
                <w:rFonts w:ascii="Arial" w:hAnsi="Arial" w:cs="Arial"/>
              </w:rPr>
            </w:pPr>
            <w:r>
              <w:rPr>
                <w:rFonts w:ascii="Arial" w:hAnsi="Arial" w:cs="Arial" w:hint="cs"/>
                <w:rtl/>
              </w:rPr>
              <w:t>5</w:t>
            </w:r>
          </w:p>
        </w:tc>
        <w:tc>
          <w:tcPr>
            <w:tcW w:w="1630" w:type="dxa"/>
          </w:tcPr>
          <w:p w:rsidR="008128AC" w:rsidRDefault="008128AC" w:rsidP="00DA78AD">
            <w:pPr>
              <w:bidi/>
              <w:rPr>
                <w:rFonts w:ascii="Arial" w:hAnsi="Arial" w:cs="Arial"/>
              </w:rPr>
            </w:pPr>
            <w:r>
              <w:rPr>
                <w:rFonts w:ascii="Arial" w:hAnsi="Arial" w:cs="Arial" w:hint="cs"/>
                <w:rtl/>
              </w:rPr>
              <w:t>5</w:t>
            </w:r>
          </w:p>
        </w:tc>
        <w:tc>
          <w:tcPr>
            <w:tcW w:w="1630" w:type="dxa"/>
          </w:tcPr>
          <w:p w:rsidR="008128AC" w:rsidRDefault="008128AC" w:rsidP="00DA78AD">
            <w:pPr>
              <w:bidi/>
              <w:rPr>
                <w:rFonts w:ascii="Arial" w:hAnsi="Arial" w:cs="Arial"/>
                <w:rtl/>
              </w:rPr>
            </w:pPr>
            <w:r>
              <w:rPr>
                <w:rFonts w:ascii="Arial" w:hAnsi="Arial" w:cs="Arial" w:hint="cs"/>
                <w:rtl/>
              </w:rPr>
              <w:t>5</w:t>
            </w:r>
          </w:p>
        </w:tc>
        <w:tc>
          <w:tcPr>
            <w:tcW w:w="1631" w:type="dxa"/>
          </w:tcPr>
          <w:p w:rsidR="008128AC" w:rsidRDefault="008128AC" w:rsidP="00DA78AD">
            <w:pPr>
              <w:bidi/>
              <w:rPr>
                <w:rFonts w:ascii="Arial" w:hAnsi="Arial" w:cs="Arial"/>
                <w:rtl/>
              </w:rPr>
            </w:pPr>
            <w:r>
              <w:rPr>
                <w:rFonts w:ascii="Arial" w:hAnsi="Arial" w:cs="Arial" w:hint="cs"/>
                <w:rtl/>
              </w:rPr>
              <w:t>5</w:t>
            </w:r>
          </w:p>
        </w:tc>
      </w:tr>
      <w:tr w:rsidR="008128AC" w:rsidRPr="00E26188" w:rsidTr="00DA78AD">
        <w:tc>
          <w:tcPr>
            <w:tcW w:w="2001" w:type="dxa"/>
          </w:tcPr>
          <w:p w:rsidR="008128AC" w:rsidRPr="00E26188" w:rsidRDefault="008128AC" w:rsidP="00DA78AD">
            <w:pPr>
              <w:bidi/>
              <w:rPr>
                <w:rFonts w:ascii="Arial" w:hAnsi="Arial" w:cs="Arial"/>
                <w:rtl/>
              </w:rPr>
            </w:pPr>
            <w:r w:rsidRPr="00E26188">
              <w:rPr>
                <w:rFonts w:ascii="Arial" w:hAnsi="Arial" w:cs="Arial" w:hint="cs"/>
                <w:rtl/>
              </w:rPr>
              <w:t>תועלת</w:t>
            </w:r>
          </w:p>
        </w:tc>
        <w:tc>
          <w:tcPr>
            <w:tcW w:w="1630" w:type="dxa"/>
          </w:tcPr>
          <w:p w:rsidR="008128AC" w:rsidRPr="00E26188" w:rsidRDefault="008128AC" w:rsidP="00DA78AD">
            <w:pPr>
              <w:bidi/>
              <w:rPr>
                <w:rFonts w:ascii="Arial" w:hAnsi="Arial" w:cs="Arial"/>
                <w:rtl/>
              </w:rPr>
            </w:pPr>
            <w:r>
              <w:rPr>
                <w:rFonts w:ascii="Arial" w:hAnsi="Arial" w:cs="Arial" w:hint="cs"/>
                <w:rtl/>
              </w:rPr>
              <w:t>60%</w:t>
            </w:r>
          </w:p>
        </w:tc>
        <w:tc>
          <w:tcPr>
            <w:tcW w:w="1630" w:type="dxa"/>
          </w:tcPr>
          <w:p w:rsidR="008128AC" w:rsidRPr="00E26188" w:rsidRDefault="008128AC" w:rsidP="00DA78AD">
            <w:pPr>
              <w:bidi/>
              <w:rPr>
                <w:rFonts w:ascii="Arial" w:hAnsi="Arial" w:cs="Arial"/>
                <w:rtl/>
              </w:rPr>
            </w:pPr>
            <w:r>
              <w:rPr>
                <w:rFonts w:ascii="Arial" w:hAnsi="Arial" w:cs="Arial" w:hint="cs"/>
                <w:rtl/>
              </w:rPr>
              <w:t>7</w:t>
            </w:r>
            <w:r w:rsidRPr="00E26188">
              <w:rPr>
                <w:rFonts w:ascii="Arial" w:hAnsi="Arial" w:cs="Arial" w:hint="cs"/>
                <w:rtl/>
              </w:rPr>
              <w:t>0</w:t>
            </w:r>
            <w:r>
              <w:rPr>
                <w:rFonts w:ascii="Arial" w:hAnsi="Arial" w:cs="Arial" w:hint="cs"/>
                <w:rtl/>
              </w:rPr>
              <w:t>%</w:t>
            </w:r>
          </w:p>
        </w:tc>
        <w:tc>
          <w:tcPr>
            <w:tcW w:w="1630" w:type="dxa"/>
          </w:tcPr>
          <w:p w:rsidR="008128AC" w:rsidRPr="00E26188" w:rsidRDefault="008128AC" w:rsidP="00DA78AD">
            <w:pPr>
              <w:bidi/>
              <w:rPr>
                <w:rFonts w:ascii="Arial" w:hAnsi="Arial" w:cs="Arial"/>
                <w:rtl/>
              </w:rPr>
            </w:pPr>
            <w:r>
              <w:rPr>
                <w:rFonts w:ascii="Arial" w:hAnsi="Arial" w:cs="Arial" w:hint="cs"/>
                <w:rtl/>
              </w:rPr>
              <w:t>8</w:t>
            </w:r>
            <w:r w:rsidRPr="00E26188">
              <w:rPr>
                <w:rFonts w:ascii="Arial" w:hAnsi="Arial" w:cs="Arial" w:hint="cs"/>
                <w:rtl/>
              </w:rPr>
              <w:t>0</w:t>
            </w:r>
            <w:r>
              <w:rPr>
                <w:rFonts w:ascii="Arial" w:hAnsi="Arial" w:cs="Arial" w:hint="cs"/>
                <w:rtl/>
              </w:rPr>
              <w:t>%</w:t>
            </w:r>
          </w:p>
        </w:tc>
        <w:tc>
          <w:tcPr>
            <w:tcW w:w="1631" w:type="dxa"/>
          </w:tcPr>
          <w:p w:rsidR="008128AC" w:rsidRPr="00E26188" w:rsidRDefault="008128AC" w:rsidP="00DA78AD">
            <w:pPr>
              <w:bidi/>
              <w:rPr>
                <w:rFonts w:ascii="Arial" w:hAnsi="Arial" w:cs="Arial"/>
                <w:rtl/>
              </w:rPr>
            </w:pPr>
            <w:r>
              <w:rPr>
                <w:rFonts w:ascii="Arial" w:hAnsi="Arial" w:cs="Arial" w:hint="cs"/>
                <w:rtl/>
              </w:rPr>
              <w:t>75%</w:t>
            </w:r>
          </w:p>
        </w:tc>
      </w:tr>
    </w:tbl>
    <w:p w:rsidR="008128AC" w:rsidRDefault="008128AC" w:rsidP="008128AC">
      <w:pPr>
        <w:bidi/>
        <w:rPr>
          <w:rtl/>
        </w:rPr>
      </w:pPr>
      <w:r>
        <w:rPr>
          <w:rFonts w:hint="cs"/>
          <w:rtl/>
        </w:rPr>
        <w:t>יש להניח כי הריבית השנתית במשק עומדת על 10%. יש לבצע את החישובים לפתרון השאלות הבאות (10-11) בשטח המוקצה לכך להלן (מומלץ לחשב על טיוטא ולהעתיק בצורה מסודרת לחוברת הבחינה). ללא תאור הפתרון שאלות 10-11 לא יבדקו.</w:t>
      </w:r>
    </w:p>
    <w:p w:rsidR="008128AC" w:rsidRDefault="00B94B3D" w:rsidP="008128AC">
      <w:pPr>
        <w:bidi/>
        <w:rPr>
          <w:rtl/>
        </w:rPr>
      </w:pPr>
      <w:r>
        <w:rPr>
          <w:noProof/>
          <w:rtl/>
        </w:rPr>
        <w:pict>
          <v:rect id="_x0000_s1028" style="position:absolute;left:0;text-align:left;margin-left:-45.65pt;margin-top:20.25pt;width:453.35pt;height:410.1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">
            <v:textbox>
              <w:txbxContent>
                <w:p w:rsidR="008128AC" w:rsidRDefault="008128AC" w:rsidP="008128AC"/>
              </w:txbxContent>
            </v:textbox>
          </v:rect>
        </w:pict>
      </w:r>
      <w:r w:rsidR="008128AC" w:rsidRPr="00C5117B">
        <w:rPr>
          <w:rFonts w:hint="cs"/>
          <w:u w:val="single"/>
          <w:rtl/>
        </w:rPr>
        <w:t>חישובי ניתוח חלופות</w:t>
      </w:r>
      <w:r w:rsidR="008128AC">
        <w:rPr>
          <w:rFonts w:hint="cs"/>
          <w:rtl/>
        </w:rPr>
        <w:t>:</w:t>
      </w:r>
      <w:r w:rsidR="008128AC">
        <w:rPr>
          <w:rtl/>
        </w:rPr>
        <w:br w:type="page"/>
      </w:r>
    </w:p>
    <w:p w:rsidR="008128AC" w:rsidRDefault="008128AC" w:rsidP="008128AC">
      <w:pPr>
        <w:pStyle w:val="ListParagraph"/>
        <w:numPr>
          <w:ilvl w:val="0"/>
          <w:numId w:val="2"/>
        </w:numPr>
        <w:bidi/>
        <w:rPr>
          <w:rtl/>
        </w:rPr>
      </w:pPr>
      <w:r>
        <w:rPr>
          <w:rFonts w:hint="cs"/>
          <w:rtl/>
        </w:rPr>
        <w:lastRenderedPageBreak/>
        <w:t>(5 נק') איזו הצעה (אם בכלל) נשלטת על ידי הצעה אחרת?</w:t>
      </w:r>
    </w:p>
    <w:p w:rsidR="008128AC" w:rsidRDefault="008128AC" w:rsidP="008128AC">
      <w:pPr>
        <w:pStyle w:val="ListParagraph"/>
        <w:numPr>
          <w:ilvl w:val="1"/>
          <w:numId w:val="2"/>
        </w:numPr>
        <w:bidi/>
      </w:pPr>
      <w:r>
        <w:rPr>
          <w:rFonts w:hint="cs"/>
          <w:rtl/>
        </w:rPr>
        <w:t>הצעה א' נשלטת ע"י הצעה ב'</w:t>
      </w:r>
    </w:p>
    <w:p w:rsidR="008128AC" w:rsidRDefault="008128AC" w:rsidP="008128AC">
      <w:pPr>
        <w:pStyle w:val="ListParagraph"/>
        <w:numPr>
          <w:ilvl w:val="1"/>
          <w:numId w:val="2"/>
        </w:numPr>
        <w:bidi/>
      </w:pPr>
      <w:r>
        <w:rPr>
          <w:rFonts w:hint="cs"/>
          <w:rtl/>
        </w:rPr>
        <w:t>הצעה ג' נשלטת ע"י הצעה ב'</w:t>
      </w:r>
    </w:p>
    <w:p w:rsidR="008128AC" w:rsidRDefault="008128AC" w:rsidP="008128AC">
      <w:pPr>
        <w:pStyle w:val="ListParagraph"/>
        <w:numPr>
          <w:ilvl w:val="1"/>
          <w:numId w:val="2"/>
        </w:numPr>
        <w:bidi/>
      </w:pPr>
      <w:r>
        <w:rPr>
          <w:rFonts w:hint="cs"/>
          <w:rtl/>
        </w:rPr>
        <w:t>הצעה ד' נשלטת ע" הצעה ג'</w:t>
      </w:r>
    </w:p>
    <w:p w:rsidR="008128AC" w:rsidRDefault="008128AC" w:rsidP="008128AC">
      <w:pPr>
        <w:pStyle w:val="ListParagraph"/>
        <w:numPr>
          <w:ilvl w:val="1"/>
          <w:numId w:val="2"/>
        </w:numPr>
        <w:bidi/>
      </w:pPr>
      <w:r>
        <w:rPr>
          <w:rFonts w:hint="cs"/>
          <w:rtl/>
        </w:rPr>
        <w:t>הצעה ב' נשלטת ע"י הצעה א'</w:t>
      </w:r>
    </w:p>
    <w:p w:rsidR="008128AC" w:rsidRDefault="008128AC" w:rsidP="008128AC">
      <w:pPr>
        <w:pStyle w:val="ListParagraph"/>
        <w:numPr>
          <w:ilvl w:val="1"/>
          <w:numId w:val="2"/>
        </w:numPr>
        <w:bidi/>
      </w:pPr>
      <w:r>
        <w:rPr>
          <w:rFonts w:hint="cs"/>
          <w:rtl/>
        </w:rPr>
        <w:t>אף הצעה אינה נשלטת ע"י הצעה אחרת</w:t>
      </w:r>
    </w:p>
    <w:p w:rsidR="008128AC" w:rsidRDefault="008128AC" w:rsidP="008128AC">
      <w:pPr>
        <w:pStyle w:val="ListParagraph"/>
        <w:numPr>
          <w:ilvl w:val="0"/>
          <w:numId w:val="2"/>
        </w:numPr>
        <w:bidi/>
      </w:pPr>
      <w:r>
        <w:rPr>
          <w:rFonts w:hint="cs"/>
          <w:rtl/>
        </w:rPr>
        <w:t>אילו מהמשפטים הבאים נכונים (2 נקודות</w:t>
      </w:r>
      <w:r>
        <w:t xml:space="preserve"> </w:t>
      </w:r>
      <w:r>
        <w:rPr>
          <w:rFonts w:hint="cs"/>
          <w:rtl/>
        </w:rPr>
        <w:t xml:space="preserve"> לכל סעיף):</w:t>
      </w:r>
    </w:p>
    <w:p w:rsidR="008128AC" w:rsidRDefault="008128AC" w:rsidP="008128AC">
      <w:pPr>
        <w:pStyle w:val="ListParagraph"/>
        <w:bidi/>
        <w:rPr>
          <w:rtl/>
        </w:rPr>
      </w:pPr>
      <w:r w:rsidRPr="006853C6">
        <w:rPr>
          <w:rFonts w:hint="cs"/>
          <w:b/>
          <w:bCs/>
          <w:rtl/>
        </w:rPr>
        <w:t>הערה</w:t>
      </w:r>
      <w:r>
        <w:rPr>
          <w:rFonts w:hint="cs"/>
          <w:rtl/>
        </w:rPr>
        <w:t>: יש לעגל את התוצאה למספר בעל 2 ספרות אחרי הנקודה הקרוב ביותר לתוצאה</w:t>
      </w:r>
    </w:p>
    <w:p w:rsidR="008128AC" w:rsidRDefault="008128AC" w:rsidP="008128AC">
      <w:pPr>
        <w:pStyle w:val="ListParagraph"/>
        <w:bidi/>
      </w:pPr>
    </w:p>
    <w:tbl>
      <w:tblPr>
        <w:tblStyle w:val="TableGrid"/>
        <w:bidiVisual/>
        <w:tblW w:w="0" w:type="auto"/>
        <w:tblInd w:w="720" w:type="dxa"/>
        <w:tblLook w:val="04A0" w:firstRow="1" w:lastRow="0" w:firstColumn="1" w:lastColumn="0" w:noHBand="0" w:noVBand="1"/>
      </w:tblPr>
      <w:tblGrid>
        <w:gridCol w:w="464"/>
        <w:gridCol w:w="5994"/>
        <w:gridCol w:w="681"/>
        <w:gridCol w:w="663"/>
      </w:tblGrid>
      <w:tr w:rsidR="008128AC" w:rsidTr="00DA78AD">
        <w:tc>
          <w:tcPr>
            <w:tcW w:w="464" w:type="dxa"/>
          </w:tcPr>
          <w:p w:rsidR="008128AC" w:rsidRDefault="008128AC" w:rsidP="00DA78AD">
            <w:pPr>
              <w:pStyle w:val="ListParagraph"/>
              <w:bidi/>
              <w:ind w:left="0"/>
              <w:rPr>
                <w:rtl/>
              </w:rPr>
            </w:pPr>
          </w:p>
        </w:tc>
        <w:tc>
          <w:tcPr>
            <w:tcW w:w="5994" w:type="dxa"/>
          </w:tcPr>
          <w:p w:rsidR="008128AC" w:rsidRDefault="008128AC" w:rsidP="00DA78AD">
            <w:pPr>
              <w:pStyle w:val="ListParagraph"/>
              <w:bidi/>
              <w:ind w:left="0"/>
              <w:rPr>
                <w:rtl/>
              </w:rPr>
            </w:pPr>
          </w:p>
        </w:tc>
        <w:tc>
          <w:tcPr>
            <w:tcW w:w="681" w:type="dxa"/>
          </w:tcPr>
          <w:p w:rsidR="008128AC" w:rsidRDefault="008128AC" w:rsidP="00DA78AD">
            <w:pPr>
              <w:pStyle w:val="ListParagraph"/>
              <w:bidi/>
              <w:ind w:left="0"/>
              <w:rPr>
                <w:rtl/>
              </w:rPr>
            </w:pPr>
            <w:r>
              <w:rPr>
                <w:rFonts w:hint="cs"/>
                <w:rtl/>
              </w:rPr>
              <w:t>נכון</w:t>
            </w:r>
          </w:p>
        </w:tc>
        <w:tc>
          <w:tcPr>
            <w:tcW w:w="663" w:type="dxa"/>
          </w:tcPr>
          <w:p w:rsidR="008128AC" w:rsidRDefault="008128AC" w:rsidP="00DA78AD">
            <w:pPr>
              <w:pStyle w:val="ListParagraph"/>
              <w:bidi/>
              <w:ind w:left="0"/>
              <w:rPr>
                <w:rtl/>
              </w:rPr>
            </w:pPr>
            <w:r>
              <w:rPr>
                <w:rFonts w:hint="cs"/>
                <w:rtl/>
              </w:rPr>
              <w:t>לא נכון</w:t>
            </w:r>
          </w:p>
        </w:tc>
      </w:tr>
      <w:tr w:rsidR="008128AC" w:rsidTr="00DA78AD">
        <w:tc>
          <w:tcPr>
            <w:tcW w:w="464" w:type="dxa"/>
          </w:tcPr>
          <w:p w:rsidR="008128AC" w:rsidRDefault="008128AC" w:rsidP="00DA78AD">
            <w:pPr>
              <w:pStyle w:val="ListParagraph"/>
              <w:bidi/>
              <w:ind w:left="0"/>
              <w:rPr>
                <w:rtl/>
              </w:rPr>
            </w:pPr>
            <w:r>
              <w:rPr>
                <w:rFonts w:hint="cs"/>
                <w:rtl/>
              </w:rPr>
              <w:t>א</w:t>
            </w:r>
          </w:p>
        </w:tc>
        <w:tc>
          <w:tcPr>
            <w:tcW w:w="5994" w:type="dxa"/>
          </w:tcPr>
          <w:p w:rsidR="008128AC" w:rsidRDefault="008128AC" w:rsidP="00DA78AD">
            <w:pPr>
              <w:pStyle w:val="ListParagraph"/>
              <w:bidi/>
              <w:ind w:left="0"/>
              <w:rPr>
                <w:rtl/>
              </w:rPr>
            </w:pPr>
            <w:r>
              <w:rPr>
                <w:rFonts w:hint="cs"/>
                <w:rtl/>
              </w:rPr>
              <w:t>העלות הכוללת הנוכחית (</w:t>
            </w:r>
            <w:r>
              <w:rPr>
                <w:rFonts w:hint="cs"/>
              </w:rPr>
              <w:t>PV</w:t>
            </w:r>
            <w:r>
              <w:rPr>
                <w:rFonts w:hint="cs"/>
                <w:rtl/>
              </w:rPr>
              <w:t xml:space="preserve">) של הצעה א' היא 9549 ₪ </w:t>
            </w:r>
          </w:p>
        </w:tc>
        <w:tc>
          <w:tcPr>
            <w:tcW w:w="681" w:type="dxa"/>
          </w:tcPr>
          <w:p w:rsidR="008128AC" w:rsidRDefault="008128AC" w:rsidP="00DA78AD">
            <w:pPr>
              <w:pStyle w:val="ListParagraph"/>
              <w:bidi/>
              <w:ind w:left="0"/>
              <w:rPr>
                <w:rtl/>
              </w:rPr>
            </w:pPr>
          </w:p>
        </w:tc>
        <w:tc>
          <w:tcPr>
            <w:tcW w:w="663" w:type="dxa"/>
          </w:tcPr>
          <w:p w:rsidR="008128AC" w:rsidRDefault="008128AC" w:rsidP="00DA78AD">
            <w:pPr>
              <w:pStyle w:val="ListParagraph"/>
              <w:bidi/>
              <w:ind w:left="0"/>
              <w:rPr>
                <w:rtl/>
              </w:rPr>
            </w:pPr>
          </w:p>
        </w:tc>
      </w:tr>
      <w:tr w:rsidR="008128AC" w:rsidTr="00DA78AD">
        <w:tc>
          <w:tcPr>
            <w:tcW w:w="464" w:type="dxa"/>
          </w:tcPr>
          <w:p w:rsidR="008128AC" w:rsidRDefault="008128AC" w:rsidP="00DA78AD">
            <w:pPr>
              <w:pStyle w:val="ListParagraph"/>
              <w:bidi/>
              <w:ind w:left="0"/>
              <w:rPr>
                <w:rtl/>
              </w:rPr>
            </w:pPr>
            <w:r>
              <w:rPr>
                <w:rFonts w:hint="cs"/>
                <w:rtl/>
              </w:rPr>
              <w:t>ב</w:t>
            </w:r>
          </w:p>
        </w:tc>
        <w:tc>
          <w:tcPr>
            <w:tcW w:w="5994" w:type="dxa"/>
          </w:tcPr>
          <w:p w:rsidR="008128AC" w:rsidRDefault="008128AC" w:rsidP="00DA78AD">
            <w:pPr>
              <w:pStyle w:val="ListParagraph"/>
              <w:bidi/>
              <w:ind w:left="0"/>
              <w:rPr>
                <w:rtl/>
              </w:rPr>
            </w:pPr>
            <w:r>
              <w:rPr>
                <w:rFonts w:hint="cs"/>
                <w:rtl/>
              </w:rPr>
              <w:t>העלות הכוללת הנוכחית (</w:t>
            </w:r>
            <w:r>
              <w:rPr>
                <w:rFonts w:hint="cs"/>
              </w:rPr>
              <w:t>PV</w:t>
            </w:r>
            <w:r>
              <w:rPr>
                <w:rFonts w:hint="cs"/>
                <w:rtl/>
              </w:rPr>
              <w:t xml:space="preserve">) של הצעה ב' היא 10000 ₪ </w:t>
            </w:r>
          </w:p>
        </w:tc>
        <w:tc>
          <w:tcPr>
            <w:tcW w:w="681" w:type="dxa"/>
          </w:tcPr>
          <w:p w:rsidR="008128AC" w:rsidRDefault="008128AC" w:rsidP="00DA78AD">
            <w:pPr>
              <w:pStyle w:val="ListParagraph"/>
              <w:bidi/>
              <w:ind w:left="0"/>
              <w:rPr>
                <w:rtl/>
              </w:rPr>
            </w:pPr>
          </w:p>
        </w:tc>
        <w:tc>
          <w:tcPr>
            <w:tcW w:w="663" w:type="dxa"/>
          </w:tcPr>
          <w:p w:rsidR="008128AC" w:rsidRDefault="008128AC" w:rsidP="00DA78AD">
            <w:pPr>
              <w:pStyle w:val="ListParagraph"/>
              <w:bidi/>
              <w:ind w:left="0"/>
              <w:rPr>
                <w:rtl/>
              </w:rPr>
            </w:pPr>
          </w:p>
        </w:tc>
      </w:tr>
      <w:tr w:rsidR="008128AC" w:rsidTr="00DA78AD">
        <w:tc>
          <w:tcPr>
            <w:tcW w:w="464" w:type="dxa"/>
          </w:tcPr>
          <w:p w:rsidR="008128AC" w:rsidRDefault="008128AC" w:rsidP="00DA78AD">
            <w:pPr>
              <w:pStyle w:val="ListParagraph"/>
              <w:bidi/>
              <w:ind w:left="0"/>
              <w:rPr>
                <w:rtl/>
              </w:rPr>
            </w:pPr>
            <w:r>
              <w:rPr>
                <w:rFonts w:hint="cs"/>
                <w:rtl/>
              </w:rPr>
              <w:t>ג</w:t>
            </w:r>
          </w:p>
        </w:tc>
        <w:tc>
          <w:tcPr>
            <w:tcW w:w="5994" w:type="dxa"/>
          </w:tcPr>
          <w:p w:rsidR="008128AC" w:rsidRDefault="008128AC" w:rsidP="00DA78AD">
            <w:pPr>
              <w:pStyle w:val="ListParagraph"/>
              <w:bidi/>
              <w:ind w:left="0"/>
              <w:rPr>
                <w:rtl/>
              </w:rPr>
            </w:pPr>
            <w:r>
              <w:rPr>
                <w:rFonts w:hint="cs"/>
                <w:rtl/>
              </w:rPr>
              <w:t>העלות הכוללת הנוכחית (</w:t>
            </w:r>
            <w:r>
              <w:rPr>
                <w:rFonts w:hint="cs"/>
              </w:rPr>
              <w:t>PV</w:t>
            </w:r>
            <w:r>
              <w:rPr>
                <w:rFonts w:hint="cs"/>
                <w:rtl/>
              </w:rPr>
              <w:t xml:space="preserve">) של הצעה ג' היא 11686 ₪ </w:t>
            </w:r>
          </w:p>
        </w:tc>
        <w:tc>
          <w:tcPr>
            <w:tcW w:w="681" w:type="dxa"/>
          </w:tcPr>
          <w:p w:rsidR="008128AC" w:rsidRDefault="008128AC" w:rsidP="00DA78AD">
            <w:pPr>
              <w:pStyle w:val="ListParagraph"/>
              <w:bidi/>
              <w:ind w:left="0"/>
              <w:rPr>
                <w:rtl/>
              </w:rPr>
            </w:pPr>
          </w:p>
        </w:tc>
        <w:tc>
          <w:tcPr>
            <w:tcW w:w="663" w:type="dxa"/>
          </w:tcPr>
          <w:p w:rsidR="008128AC" w:rsidRDefault="008128AC" w:rsidP="00DA78AD">
            <w:pPr>
              <w:pStyle w:val="ListParagraph"/>
              <w:bidi/>
              <w:ind w:left="0"/>
              <w:rPr>
                <w:rtl/>
              </w:rPr>
            </w:pPr>
          </w:p>
        </w:tc>
      </w:tr>
      <w:tr w:rsidR="008128AC" w:rsidTr="00DA78AD">
        <w:tc>
          <w:tcPr>
            <w:tcW w:w="464" w:type="dxa"/>
          </w:tcPr>
          <w:p w:rsidR="008128AC" w:rsidRDefault="008128AC" w:rsidP="00DA78AD">
            <w:pPr>
              <w:pStyle w:val="ListParagraph"/>
              <w:bidi/>
              <w:ind w:left="0"/>
              <w:rPr>
                <w:rtl/>
              </w:rPr>
            </w:pPr>
            <w:r>
              <w:rPr>
                <w:rFonts w:hint="cs"/>
                <w:rtl/>
              </w:rPr>
              <w:t>ד</w:t>
            </w:r>
          </w:p>
        </w:tc>
        <w:tc>
          <w:tcPr>
            <w:tcW w:w="5994" w:type="dxa"/>
          </w:tcPr>
          <w:p w:rsidR="008128AC" w:rsidRDefault="008128AC" w:rsidP="00DA78AD">
            <w:pPr>
              <w:pStyle w:val="ListParagraph"/>
              <w:bidi/>
              <w:ind w:left="0"/>
              <w:rPr>
                <w:rtl/>
              </w:rPr>
            </w:pPr>
            <w:r>
              <w:rPr>
                <w:rFonts w:hint="cs"/>
                <w:rtl/>
              </w:rPr>
              <w:t>העלות הכוללת הנוכחית (</w:t>
            </w:r>
            <w:r>
              <w:rPr>
                <w:rFonts w:hint="cs"/>
              </w:rPr>
              <w:t>PV</w:t>
            </w:r>
            <w:r>
              <w:rPr>
                <w:rFonts w:hint="cs"/>
                <w:rtl/>
              </w:rPr>
              <w:t xml:space="preserve">) של הצעה ד' היא 13,500 ₪ </w:t>
            </w:r>
          </w:p>
        </w:tc>
        <w:tc>
          <w:tcPr>
            <w:tcW w:w="681" w:type="dxa"/>
          </w:tcPr>
          <w:p w:rsidR="008128AC" w:rsidRDefault="008128AC" w:rsidP="00DA78AD">
            <w:pPr>
              <w:pStyle w:val="ListParagraph"/>
              <w:bidi/>
              <w:ind w:left="0"/>
              <w:rPr>
                <w:rtl/>
              </w:rPr>
            </w:pPr>
          </w:p>
        </w:tc>
        <w:tc>
          <w:tcPr>
            <w:tcW w:w="663" w:type="dxa"/>
          </w:tcPr>
          <w:p w:rsidR="008128AC" w:rsidRDefault="008128AC" w:rsidP="00DA78AD">
            <w:pPr>
              <w:pStyle w:val="ListParagraph"/>
              <w:bidi/>
              <w:ind w:left="0"/>
              <w:rPr>
                <w:rtl/>
              </w:rPr>
            </w:pPr>
          </w:p>
        </w:tc>
      </w:tr>
      <w:tr w:rsidR="008128AC" w:rsidTr="00DA78AD">
        <w:tc>
          <w:tcPr>
            <w:tcW w:w="464" w:type="dxa"/>
          </w:tcPr>
          <w:p w:rsidR="008128AC" w:rsidRDefault="008128AC" w:rsidP="00DA78AD">
            <w:pPr>
              <w:pStyle w:val="ListParagraph"/>
              <w:bidi/>
              <w:ind w:left="0"/>
              <w:rPr>
                <w:rtl/>
              </w:rPr>
            </w:pPr>
            <w:r>
              <w:rPr>
                <w:rFonts w:hint="cs"/>
                <w:rtl/>
              </w:rPr>
              <w:t>ה</w:t>
            </w:r>
          </w:p>
        </w:tc>
        <w:tc>
          <w:tcPr>
            <w:tcW w:w="5994" w:type="dxa"/>
          </w:tcPr>
          <w:p w:rsidR="008128AC" w:rsidRDefault="008128AC" w:rsidP="00DA78AD">
            <w:pPr>
              <w:pStyle w:val="ListParagraph"/>
              <w:bidi/>
              <w:ind w:left="0"/>
              <w:rPr>
                <w:rtl/>
              </w:rPr>
            </w:pPr>
            <w:r>
              <w:rPr>
                <w:rFonts w:hint="cs"/>
                <w:rtl/>
              </w:rPr>
              <w:t>לפי שיטת נרמול א, ציון העלות המנורמלת של הצעה א' הוא 0.79</w:t>
            </w:r>
          </w:p>
        </w:tc>
        <w:tc>
          <w:tcPr>
            <w:tcW w:w="681" w:type="dxa"/>
          </w:tcPr>
          <w:p w:rsidR="008128AC" w:rsidRDefault="008128AC" w:rsidP="00DA78AD">
            <w:pPr>
              <w:pStyle w:val="ListParagraph"/>
              <w:bidi/>
              <w:ind w:left="0"/>
              <w:rPr>
                <w:rtl/>
              </w:rPr>
            </w:pPr>
          </w:p>
        </w:tc>
        <w:tc>
          <w:tcPr>
            <w:tcW w:w="663" w:type="dxa"/>
          </w:tcPr>
          <w:p w:rsidR="008128AC" w:rsidRDefault="008128AC" w:rsidP="00DA78AD">
            <w:pPr>
              <w:pStyle w:val="ListParagraph"/>
              <w:bidi/>
              <w:ind w:left="0"/>
              <w:rPr>
                <w:rtl/>
              </w:rPr>
            </w:pPr>
          </w:p>
        </w:tc>
      </w:tr>
      <w:tr w:rsidR="008128AC" w:rsidTr="00DA78AD">
        <w:tc>
          <w:tcPr>
            <w:tcW w:w="464" w:type="dxa"/>
          </w:tcPr>
          <w:p w:rsidR="008128AC" w:rsidRDefault="008128AC" w:rsidP="00DA78AD">
            <w:pPr>
              <w:pStyle w:val="ListParagraph"/>
              <w:bidi/>
              <w:ind w:left="0"/>
              <w:rPr>
                <w:rtl/>
              </w:rPr>
            </w:pPr>
            <w:r>
              <w:rPr>
                <w:rFonts w:hint="cs"/>
                <w:rtl/>
              </w:rPr>
              <w:t>ו</w:t>
            </w:r>
          </w:p>
        </w:tc>
        <w:tc>
          <w:tcPr>
            <w:tcW w:w="5994" w:type="dxa"/>
          </w:tcPr>
          <w:p w:rsidR="008128AC" w:rsidRDefault="008128AC" w:rsidP="00DA78AD">
            <w:pPr>
              <w:pStyle w:val="ListParagraph"/>
              <w:bidi/>
              <w:ind w:left="0"/>
              <w:rPr>
                <w:rtl/>
              </w:rPr>
            </w:pPr>
            <w:r>
              <w:rPr>
                <w:rFonts w:hint="cs"/>
                <w:rtl/>
              </w:rPr>
              <w:t>לפי שיטת נרמול ב' ציון העלות המנורמלת של הצעה א' הוא 0.69</w:t>
            </w:r>
          </w:p>
        </w:tc>
        <w:tc>
          <w:tcPr>
            <w:tcW w:w="681" w:type="dxa"/>
          </w:tcPr>
          <w:p w:rsidR="008128AC" w:rsidRDefault="008128AC" w:rsidP="00DA78AD">
            <w:pPr>
              <w:pStyle w:val="ListParagraph"/>
              <w:bidi/>
              <w:ind w:left="0"/>
              <w:rPr>
                <w:rtl/>
              </w:rPr>
            </w:pPr>
          </w:p>
        </w:tc>
        <w:tc>
          <w:tcPr>
            <w:tcW w:w="663" w:type="dxa"/>
          </w:tcPr>
          <w:p w:rsidR="008128AC" w:rsidRDefault="008128AC" w:rsidP="00DA78AD">
            <w:pPr>
              <w:pStyle w:val="ListParagraph"/>
              <w:bidi/>
              <w:ind w:left="0"/>
              <w:rPr>
                <w:rtl/>
              </w:rPr>
            </w:pPr>
          </w:p>
        </w:tc>
      </w:tr>
      <w:tr w:rsidR="008128AC" w:rsidTr="00DA78AD">
        <w:tc>
          <w:tcPr>
            <w:tcW w:w="464" w:type="dxa"/>
          </w:tcPr>
          <w:p w:rsidR="008128AC" w:rsidRDefault="008128AC" w:rsidP="00DA78AD">
            <w:pPr>
              <w:pStyle w:val="ListParagraph"/>
              <w:bidi/>
              <w:ind w:left="0"/>
              <w:rPr>
                <w:rtl/>
              </w:rPr>
            </w:pPr>
            <w:r>
              <w:rPr>
                <w:rFonts w:hint="cs"/>
                <w:rtl/>
              </w:rPr>
              <w:t>ז</w:t>
            </w:r>
          </w:p>
        </w:tc>
        <w:tc>
          <w:tcPr>
            <w:tcW w:w="5994" w:type="dxa"/>
          </w:tcPr>
          <w:p w:rsidR="008128AC" w:rsidRDefault="008128AC" w:rsidP="00DA78AD">
            <w:pPr>
              <w:pStyle w:val="ListParagraph"/>
              <w:bidi/>
              <w:ind w:left="0"/>
              <w:rPr>
                <w:rtl/>
              </w:rPr>
            </w:pPr>
            <w:r>
              <w:rPr>
                <w:rFonts w:hint="cs"/>
                <w:rtl/>
              </w:rPr>
              <w:t>לפי שיטת נרמול ג, ציון העלות המנורמלת של הצעה א' הוא 0.70</w:t>
            </w:r>
          </w:p>
        </w:tc>
        <w:tc>
          <w:tcPr>
            <w:tcW w:w="681" w:type="dxa"/>
          </w:tcPr>
          <w:p w:rsidR="008128AC" w:rsidRDefault="008128AC" w:rsidP="00DA78AD">
            <w:pPr>
              <w:pStyle w:val="ListParagraph"/>
              <w:bidi/>
              <w:ind w:left="0"/>
              <w:rPr>
                <w:rtl/>
              </w:rPr>
            </w:pPr>
          </w:p>
        </w:tc>
        <w:tc>
          <w:tcPr>
            <w:tcW w:w="663" w:type="dxa"/>
          </w:tcPr>
          <w:p w:rsidR="008128AC" w:rsidRDefault="008128AC" w:rsidP="00DA78AD">
            <w:pPr>
              <w:pStyle w:val="ListParagraph"/>
              <w:bidi/>
              <w:ind w:left="0"/>
              <w:rPr>
                <w:rtl/>
              </w:rPr>
            </w:pPr>
          </w:p>
        </w:tc>
      </w:tr>
      <w:tr w:rsidR="008128AC" w:rsidTr="00DA78AD">
        <w:tc>
          <w:tcPr>
            <w:tcW w:w="464" w:type="dxa"/>
          </w:tcPr>
          <w:p w:rsidR="008128AC" w:rsidRDefault="008128AC" w:rsidP="00DA78AD">
            <w:pPr>
              <w:pStyle w:val="ListParagraph"/>
              <w:bidi/>
              <w:ind w:left="0"/>
              <w:rPr>
                <w:rtl/>
              </w:rPr>
            </w:pPr>
            <w:r>
              <w:rPr>
                <w:rFonts w:hint="cs"/>
                <w:rtl/>
              </w:rPr>
              <w:t>ח</w:t>
            </w:r>
          </w:p>
        </w:tc>
        <w:tc>
          <w:tcPr>
            <w:tcW w:w="5994" w:type="dxa"/>
          </w:tcPr>
          <w:p w:rsidR="008128AC" w:rsidRDefault="008128AC" w:rsidP="00DA78AD">
            <w:pPr>
              <w:pStyle w:val="ListParagraph"/>
              <w:bidi/>
              <w:ind w:left="0"/>
              <w:rPr>
                <w:rtl/>
              </w:rPr>
            </w:pPr>
            <w:r>
              <w:rPr>
                <w:rFonts w:hint="cs"/>
                <w:rtl/>
              </w:rPr>
              <w:t>לפי שיטת נרמול ג', כאשר משקל התועלת הוא 40%, הציון הטוב ביותר מושג ע"י הצעה ג'</w:t>
            </w:r>
          </w:p>
        </w:tc>
        <w:tc>
          <w:tcPr>
            <w:tcW w:w="681" w:type="dxa"/>
          </w:tcPr>
          <w:p w:rsidR="008128AC" w:rsidRDefault="008128AC" w:rsidP="00DA78AD">
            <w:pPr>
              <w:pStyle w:val="ListParagraph"/>
              <w:bidi/>
              <w:ind w:left="0"/>
              <w:rPr>
                <w:rtl/>
              </w:rPr>
            </w:pPr>
          </w:p>
        </w:tc>
        <w:tc>
          <w:tcPr>
            <w:tcW w:w="663" w:type="dxa"/>
          </w:tcPr>
          <w:p w:rsidR="008128AC" w:rsidRDefault="008128AC" w:rsidP="00DA78AD">
            <w:pPr>
              <w:pStyle w:val="ListParagraph"/>
              <w:bidi/>
              <w:ind w:left="0"/>
              <w:rPr>
                <w:rtl/>
              </w:rPr>
            </w:pPr>
          </w:p>
        </w:tc>
      </w:tr>
      <w:tr w:rsidR="008128AC" w:rsidTr="00DA78AD">
        <w:tc>
          <w:tcPr>
            <w:tcW w:w="464" w:type="dxa"/>
          </w:tcPr>
          <w:p w:rsidR="008128AC" w:rsidRDefault="008128AC" w:rsidP="00DA78AD">
            <w:pPr>
              <w:pStyle w:val="ListParagraph"/>
              <w:bidi/>
              <w:ind w:left="0"/>
              <w:rPr>
                <w:rtl/>
              </w:rPr>
            </w:pPr>
            <w:r>
              <w:rPr>
                <w:rFonts w:hint="cs"/>
                <w:rtl/>
              </w:rPr>
              <w:t>ט</w:t>
            </w:r>
          </w:p>
        </w:tc>
        <w:tc>
          <w:tcPr>
            <w:tcW w:w="5994" w:type="dxa"/>
          </w:tcPr>
          <w:p w:rsidR="008128AC" w:rsidRDefault="008128AC" w:rsidP="00DA78AD">
            <w:pPr>
              <w:pStyle w:val="ListParagraph"/>
              <w:bidi/>
              <w:ind w:left="0"/>
              <w:rPr>
                <w:rtl/>
              </w:rPr>
            </w:pPr>
            <w:r>
              <w:rPr>
                <w:rFonts w:hint="cs"/>
                <w:rtl/>
              </w:rPr>
              <w:t>לפי שיטת נרמול ג' כאשר משקל התועלת הוא 70%, הציון הטוב ביותר מושג ע"י הצעה ג'</w:t>
            </w:r>
          </w:p>
        </w:tc>
        <w:tc>
          <w:tcPr>
            <w:tcW w:w="681" w:type="dxa"/>
          </w:tcPr>
          <w:p w:rsidR="008128AC" w:rsidRDefault="008128AC" w:rsidP="00DA78AD">
            <w:pPr>
              <w:pStyle w:val="ListParagraph"/>
              <w:bidi/>
              <w:ind w:left="0"/>
              <w:rPr>
                <w:rtl/>
              </w:rPr>
            </w:pPr>
          </w:p>
        </w:tc>
        <w:tc>
          <w:tcPr>
            <w:tcW w:w="663" w:type="dxa"/>
          </w:tcPr>
          <w:p w:rsidR="008128AC" w:rsidRDefault="008128AC" w:rsidP="00DA78AD">
            <w:pPr>
              <w:pStyle w:val="ListParagraph"/>
              <w:bidi/>
              <w:ind w:left="0"/>
              <w:rPr>
                <w:rtl/>
              </w:rPr>
            </w:pPr>
          </w:p>
        </w:tc>
      </w:tr>
      <w:tr w:rsidR="008128AC" w:rsidTr="00DA78AD">
        <w:tc>
          <w:tcPr>
            <w:tcW w:w="464" w:type="dxa"/>
          </w:tcPr>
          <w:p w:rsidR="008128AC" w:rsidRDefault="008128AC" w:rsidP="00DA78AD">
            <w:pPr>
              <w:pStyle w:val="ListParagraph"/>
              <w:bidi/>
              <w:ind w:left="0"/>
              <w:rPr>
                <w:rtl/>
              </w:rPr>
            </w:pPr>
            <w:r>
              <w:rPr>
                <w:rFonts w:hint="cs"/>
                <w:rtl/>
              </w:rPr>
              <w:t>י</w:t>
            </w:r>
          </w:p>
        </w:tc>
        <w:tc>
          <w:tcPr>
            <w:tcW w:w="5994" w:type="dxa"/>
          </w:tcPr>
          <w:p w:rsidR="008128AC" w:rsidRDefault="008128AC" w:rsidP="00DA78AD">
            <w:pPr>
              <w:pStyle w:val="ListParagraph"/>
              <w:bidi/>
              <w:ind w:left="0"/>
              <w:rPr>
                <w:rtl/>
              </w:rPr>
            </w:pPr>
            <w:r>
              <w:rPr>
                <w:rFonts w:hint="cs"/>
                <w:rtl/>
              </w:rPr>
              <w:t xml:space="preserve">לפי שיטת נרמול ג' כאשר משקל התועלת נמוך מ </w:t>
            </w:r>
            <w:r>
              <w:rPr>
                <w:rtl/>
              </w:rPr>
              <w:t>–</w:t>
            </w:r>
            <w:r>
              <w:rPr>
                <w:rFonts w:hint="cs"/>
                <w:rtl/>
              </w:rPr>
              <w:t xml:space="preserve"> </w:t>
            </w:r>
            <w:r>
              <w:t>65%</w:t>
            </w:r>
            <w:r>
              <w:rPr>
                <w:rFonts w:hint="cs"/>
                <w:rtl/>
              </w:rPr>
              <w:t>, כדאי לבחור בהצעה ב'</w:t>
            </w:r>
          </w:p>
        </w:tc>
        <w:tc>
          <w:tcPr>
            <w:tcW w:w="681" w:type="dxa"/>
          </w:tcPr>
          <w:p w:rsidR="008128AC" w:rsidRDefault="008128AC" w:rsidP="00DA78AD">
            <w:pPr>
              <w:pStyle w:val="ListParagraph"/>
              <w:bidi/>
              <w:ind w:left="0"/>
              <w:rPr>
                <w:rtl/>
              </w:rPr>
            </w:pPr>
          </w:p>
        </w:tc>
        <w:tc>
          <w:tcPr>
            <w:tcW w:w="663" w:type="dxa"/>
          </w:tcPr>
          <w:p w:rsidR="008128AC" w:rsidRDefault="008128AC" w:rsidP="00DA78AD">
            <w:pPr>
              <w:pStyle w:val="ListParagraph"/>
              <w:bidi/>
              <w:ind w:left="0"/>
              <w:rPr>
                <w:rtl/>
              </w:rPr>
            </w:pPr>
          </w:p>
        </w:tc>
      </w:tr>
    </w:tbl>
    <w:p w:rsidR="008128AC" w:rsidRDefault="008128AC" w:rsidP="008128AC">
      <w:pPr>
        <w:pStyle w:val="ListParagraph"/>
        <w:bidi/>
        <w:rPr>
          <w:rtl/>
        </w:rPr>
      </w:pPr>
    </w:p>
    <w:p w:rsidR="008128AC" w:rsidRDefault="008128AC" w:rsidP="008128AC">
      <w:pPr>
        <w:pStyle w:val="ListParagraph"/>
        <w:bidi/>
      </w:pPr>
    </w:p>
    <w:p w:rsidR="008128AC" w:rsidRDefault="008128AC" w:rsidP="008128AC">
      <w:pPr>
        <w:pStyle w:val="ListParagraph"/>
        <w:bidi/>
        <w:ind w:left="1440"/>
        <w:rPr>
          <w:rtl/>
        </w:rPr>
      </w:pPr>
    </w:p>
    <w:p w:rsidR="008128AC" w:rsidRDefault="008128AC" w:rsidP="008128AC">
      <w:r>
        <w:rPr>
          <w:rtl/>
        </w:rPr>
        <w:br w:type="page"/>
      </w:r>
    </w:p>
    <w:p w:rsidR="008128AC" w:rsidRPr="00FC0848" w:rsidRDefault="008128AC" w:rsidP="008128AC">
      <w:pPr>
        <w:bidi/>
        <w:spacing w:after="0"/>
        <w:jc w:val="both"/>
        <w:rPr>
          <w:rFonts w:ascii="Arial" w:hAnsi="Arial"/>
          <w:b/>
          <w:bCs/>
          <w:sz w:val="24"/>
          <w:szCs w:val="24"/>
          <w:rtl/>
        </w:rPr>
      </w:pPr>
      <w:r w:rsidRPr="002C743E">
        <w:rPr>
          <w:rFonts w:ascii="Arial" w:hAnsi="Arial" w:hint="cs"/>
          <w:b/>
          <w:bCs/>
          <w:sz w:val="24"/>
          <w:szCs w:val="24"/>
          <w:u w:val="single"/>
          <w:rtl/>
        </w:rPr>
        <w:lastRenderedPageBreak/>
        <w:t>חלק ב</w:t>
      </w:r>
      <w:r>
        <w:rPr>
          <w:rFonts w:ascii="Arial" w:hAnsi="Arial" w:hint="cs"/>
          <w:b/>
          <w:bCs/>
          <w:sz w:val="24"/>
          <w:szCs w:val="24"/>
          <w:rtl/>
        </w:rPr>
        <w:t xml:space="preserve">: </w:t>
      </w:r>
      <w:r w:rsidRPr="00FC0848">
        <w:rPr>
          <w:rFonts w:ascii="Arial" w:hAnsi="Arial" w:hint="cs"/>
          <w:b/>
          <w:bCs/>
          <w:sz w:val="24"/>
          <w:szCs w:val="24"/>
          <w:rtl/>
        </w:rPr>
        <w:t>תרשים מחלקות</w:t>
      </w:r>
      <w:r>
        <w:rPr>
          <w:rFonts w:ascii="Arial" w:hAnsi="Arial" w:hint="cs"/>
          <w:b/>
          <w:bCs/>
          <w:sz w:val="24"/>
          <w:szCs w:val="24"/>
          <w:rtl/>
        </w:rPr>
        <w:t xml:space="preserve"> (25 נק')</w:t>
      </w:r>
    </w:p>
    <w:p w:rsidR="008128AC" w:rsidRDefault="008128AC" w:rsidP="008128AC">
      <w:pPr>
        <w:bidi/>
        <w:spacing w:after="0"/>
        <w:ind w:left="502"/>
        <w:jc w:val="both"/>
        <w:rPr>
          <w:rFonts w:ascii="Arial" w:hAnsi="Arial"/>
          <w:sz w:val="24"/>
          <w:szCs w:val="24"/>
          <w:rtl/>
        </w:rPr>
      </w:pPr>
    </w:p>
    <w:p w:rsidR="008128AC" w:rsidRPr="00BF01AE" w:rsidRDefault="008128AC" w:rsidP="008128AC">
      <w:pPr>
        <w:bidi/>
        <w:spacing w:after="0"/>
        <w:jc w:val="both"/>
        <w:rPr>
          <w:rFonts w:ascii="Arial" w:hAnsi="Arial"/>
          <w:sz w:val="24"/>
          <w:szCs w:val="24"/>
        </w:rPr>
      </w:pPr>
      <w:r w:rsidRPr="00BF01AE">
        <w:rPr>
          <w:rFonts w:ascii="Arial" w:hAnsi="Arial"/>
          <w:sz w:val="24"/>
          <w:szCs w:val="24"/>
          <w:rtl/>
        </w:rPr>
        <w:t>הכ</w:t>
      </w:r>
      <w:r w:rsidRPr="00BF01AE">
        <w:rPr>
          <w:rFonts w:ascii="Arial" w:hAnsi="Arial" w:hint="cs"/>
          <w:sz w:val="24"/>
          <w:szCs w:val="24"/>
          <w:rtl/>
        </w:rPr>
        <w:t>ן/י</w:t>
      </w:r>
      <w:r w:rsidRPr="00BF01AE">
        <w:rPr>
          <w:rFonts w:ascii="Arial" w:hAnsi="Arial"/>
          <w:sz w:val="24"/>
          <w:szCs w:val="24"/>
          <w:rtl/>
        </w:rPr>
        <w:t xml:space="preserve"> תרשים מחלקה </w:t>
      </w:r>
      <w:r w:rsidRPr="00BF01AE">
        <w:rPr>
          <w:rFonts w:ascii="Arial" w:hAnsi="Arial" w:hint="cs"/>
          <w:sz w:val="24"/>
          <w:szCs w:val="24"/>
          <w:rtl/>
        </w:rPr>
        <w:t xml:space="preserve">מקיף </w:t>
      </w:r>
      <w:r w:rsidRPr="00BF01AE">
        <w:rPr>
          <w:rFonts w:ascii="Arial" w:hAnsi="Arial"/>
          <w:sz w:val="24"/>
          <w:szCs w:val="24"/>
          <w:rtl/>
        </w:rPr>
        <w:t xml:space="preserve">עבור המערכת המתוארת. על התרשים לכלול שימוש נכון ב- </w:t>
      </w:r>
      <w:r w:rsidRPr="00BF01AE">
        <w:rPr>
          <w:rFonts w:ascii="Arial" w:hAnsi="Arial"/>
          <w:sz w:val="24"/>
          <w:szCs w:val="24"/>
        </w:rPr>
        <w:t>enumerators</w:t>
      </w:r>
      <w:r w:rsidRPr="00BF01AE">
        <w:rPr>
          <w:rFonts w:ascii="Arial" w:hAnsi="Arial"/>
          <w:sz w:val="24"/>
          <w:szCs w:val="24"/>
          <w:rtl/>
        </w:rPr>
        <w:t>, מאפיינים מהותיים</w:t>
      </w:r>
      <w:r w:rsidRPr="00BF01AE">
        <w:rPr>
          <w:rFonts w:ascii="Arial" w:hAnsi="Arial" w:hint="cs"/>
          <w:sz w:val="24"/>
          <w:szCs w:val="24"/>
          <w:rtl/>
        </w:rPr>
        <w:t xml:space="preserve"> וכן קרדינליות הקשרים.</w:t>
      </w:r>
      <w:r w:rsidRPr="00BF01AE">
        <w:rPr>
          <w:rFonts w:ascii="Arial" w:hAnsi="Arial"/>
          <w:sz w:val="24"/>
          <w:szCs w:val="24"/>
          <w:rtl/>
        </w:rPr>
        <w:t xml:space="preserve"> עבור תרשים לא מסודר וקשרים מיותרים ו/או לא יעילים יורדו נקודות. מומלץ להשתמש בטיו</w:t>
      </w:r>
      <w:r>
        <w:rPr>
          <w:rFonts w:ascii="Arial" w:hAnsi="Arial"/>
          <w:sz w:val="24"/>
          <w:szCs w:val="24"/>
          <w:rtl/>
        </w:rPr>
        <w:t>טה ולהעביר את התרשים המסודר ל</w:t>
      </w:r>
      <w:ins w:id="0" w:author="Anat" w:date="2014-08-13T10:21:00Z">
        <w:r>
          <w:rPr>
            <w:rFonts w:ascii="Arial" w:hAnsi="Arial" w:hint="cs"/>
            <w:sz w:val="24"/>
            <w:szCs w:val="24"/>
            <w:rtl/>
          </w:rPr>
          <w:t xml:space="preserve">מקום המסומן על גבי </w:t>
        </w:r>
      </w:ins>
      <w:r>
        <w:rPr>
          <w:rFonts w:ascii="Arial" w:hAnsi="Arial" w:hint="cs"/>
          <w:sz w:val="24"/>
          <w:szCs w:val="24"/>
          <w:rtl/>
        </w:rPr>
        <w:t>מחברת הבחינה</w:t>
      </w:r>
      <w:ins w:id="1" w:author="Anat" w:date="2014-08-13T10:21:00Z">
        <w:r>
          <w:rPr>
            <w:rFonts w:ascii="Arial" w:hAnsi="Arial" w:hint="cs"/>
            <w:sz w:val="24"/>
            <w:szCs w:val="24"/>
            <w:rtl/>
          </w:rPr>
          <w:t xml:space="preserve"> בעמוד הבא</w:t>
        </w:r>
      </w:ins>
      <w:r w:rsidRPr="00BF01AE">
        <w:rPr>
          <w:rFonts w:ascii="Arial" w:hAnsi="Arial" w:hint="cs"/>
          <w:sz w:val="24"/>
          <w:szCs w:val="24"/>
          <w:rtl/>
        </w:rPr>
        <w:t xml:space="preserve">. </w:t>
      </w:r>
      <w:r w:rsidRPr="00BF01AE">
        <w:rPr>
          <w:rFonts w:ascii="Arial" w:hAnsi="Arial"/>
          <w:sz w:val="24"/>
          <w:szCs w:val="24"/>
          <w:rtl/>
        </w:rPr>
        <w:t xml:space="preserve"> </w:t>
      </w:r>
      <w:r w:rsidRPr="00BF01AE">
        <w:rPr>
          <w:rFonts w:ascii="Arial" w:hAnsi="Arial" w:hint="cs"/>
          <w:sz w:val="24"/>
          <w:szCs w:val="24"/>
          <w:rtl/>
        </w:rPr>
        <w:t>יש לציין את המאפיינים</w:t>
      </w:r>
      <w:r>
        <w:rPr>
          <w:rFonts w:ascii="Arial" w:hAnsi="Arial" w:hint="cs"/>
          <w:sz w:val="24"/>
          <w:szCs w:val="24"/>
          <w:rtl/>
        </w:rPr>
        <w:t xml:space="preserve"> והשיטות הרלוונטיות</w:t>
      </w:r>
      <w:r w:rsidRPr="00BF01AE">
        <w:rPr>
          <w:rFonts w:ascii="Arial" w:hAnsi="Arial" w:hint="cs"/>
          <w:sz w:val="24"/>
          <w:szCs w:val="24"/>
          <w:rtl/>
        </w:rPr>
        <w:t xml:space="preserve"> כפי שתוארו בשאלה אך אין צורך לציין סוגי משתנים והגדרות </w:t>
      </w:r>
      <w:r w:rsidRPr="00BF01AE">
        <w:rPr>
          <w:rFonts w:ascii="Arial" w:hAnsi="Arial"/>
          <w:sz w:val="24"/>
          <w:szCs w:val="24"/>
        </w:rPr>
        <w:t>private/public</w:t>
      </w:r>
      <w:r w:rsidRPr="00BF01AE">
        <w:rPr>
          <w:rFonts w:ascii="Arial" w:hAnsi="Arial" w:hint="cs"/>
          <w:sz w:val="24"/>
          <w:szCs w:val="24"/>
          <w:rtl/>
        </w:rPr>
        <w:t xml:space="preserve">. </w:t>
      </w:r>
      <w:r w:rsidRPr="00BF01AE">
        <w:rPr>
          <w:rFonts w:ascii="Arial" w:hAnsi="Arial"/>
          <w:sz w:val="24"/>
          <w:szCs w:val="24"/>
          <w:rtl/>
        </w:rPr>
        <w:t>(</w:t>
      </w:r>
      <w:r>
        <w:rPr>
          <w:rFonts w:ascii="Arial" w:hAnsi="Arial" w:hint="cs"/>
          <w:sz w:val="24"/>
          <w:szCs w:val="24"/>
          <w:rtl/>
        </w:rPr>
        <w:t>25</w:t>
      </w:r>
      <w:r w:rsidRPr="00BF01AE">
        <w:rPr>
          <w:rFonts w:ascii="Arial" w:hAnsi="Arial"/>
          <w:sz w:val="24"/>
          <w:szCs w:val="24"/>
          <w:rtl/>
        </w:rPr>
        <w:t xml:space="preserve"> נק')</w:t>
      </w:r>
    </w:p>
    <w:p w:rsidR="008128AC" w:rsidRDefault="008128AC" w:rsidP="008128AC">
      <w:pPr>
        <w:bidi/>
        <w:rPr>
          <w:rtl/>
        </w:rPr>
      </w:pPr>
    </w:p>
    <w:p w:rsidR="008128AC" w:rsidRPr="000C5E5B" w:rsidRDefault="008128AC" w:rsidP="008128AC">
      <w:pPr>
        <w:bidi/>
        <w:ind w:left="386" w:hanging="26"/>
        <w:rPr>
          <w:sz w:val="24"/>
          <w:szCs w:val="24"/>
          <w:rtl/>
        </w:rPr>
      </w:pPr>
      <w:r w:rsidRPr="000C5E5B">
        <w:rPr>
          <w:rFonts w:hint="cs"/>
          <w:sz w:val="24"/>
          <w:szCs w:val="24"/>
          <w:rtl/>
        </w:rPr>
        <w:t>סטודנטיות מעוניינות להקים מערכת מידע לניהול כל פריטי הלבוש שיש לאנשים בבית. הדרישות הן:</w:t>
      </w:r>
    </w:p>
    <w:p w:rsidR="008128AC" w:rsidRPr="000C5E5B" w:rsidRDefault="008128AC" w:rsidP="008128AC">
      <w:pPr>
        <w:pStyle w:val="ListParagraph"/>
        <w:numPr>
          <w:ilvl w:val="0"/>
          <w:numId w:val="6"/>
        </w:numPr>
        <w:bidi/>
        <w:rPr>
          <w:sz w:val="24"/>
          <w:szCs w:val="24"/>
        </w:rPr>
      </w:pPr>
      <w:r w:rsidRPr="000C5E5B">
        <w:rPr>
          <w:rFonts w:hint="cs"/>
          <w:sz w:val="24"/>
          <w:szCs w:val="24"/>
          <w:rtl/>
        </w:rPr>
        <w:t>ישנם סוגי פריטים שונים כגון חולצות, מכנסיים, גרביים, תחתונים וכו'</w:t>
      </w:r>
    </w:p>
    <w:p w:rsidR="008128AC" w:rsidRPr="000C5E5B" w:rsidRDefault="008128AC" w:rsidP="008128AC">
      <w:pPr>
        <w:pStyle w:val="ListParagraph"/>
        <w:numPr>
          <w:ilvl w:val="0"/>
          <w:numId w:val="6"/>
        </w:numPr>
        <w:bidi/>
        <w:rPr>
          <w:sz w:val="24"/>
          <w:szCs w:val="24"/>
        </w:rPr>
      </w:pPr>
      <w:r w:rsidRPr="000C5E5B">
        <w:rPr>
          <w:rFonts w:hint="cs"/>
          <w:sz w:val="24"/>
          <w:szCs w:val="24"/>
          <w:rtl/>
        </w:rPr>
        <w:t>לכל סוג לבוש ייתכנו סיווגי משנה כך שלחולצה למשל ייתכנו סיווגים שונים (חולצות שרוול קצר, שרוול ארוך, טריקו, תחרה, וכו')</w:t>
      </w:r>
    </w:p>
    <w:p w:rsidR="008128AC" w:rsidRPr="000C5E5B" w:rsidRDefault="008128AC" w:rsidP="008128AC">
      <w:pPr>
        <w:pStyle w:val="ListParagraph"/>
        <w:numPr>
          <w:ilvl w:val="0"/>
          <w:numId w:val="6"/>
        </w:numPr>
        <w:bidi/>
        <w:rPr>
          <w:sz w:val="24"/>
          <w:szCs w:val="24"/>
        </w:rPr>
      </w:pPr>
      <w:r w:rsidRPr="000C5E5B">
        <w:rPr>
          <w:rFonts w:hint="cs"/>
          <w:sz w:val="24"/>
          <w:szCs w:val="24"/>
          <w:rtl/>
        </w:rPr>
        <w:t>לכל פריט לבוש יש מאפיינים שונים כגון מידה, יצרן, צבע (במידה וישנן מספר צבעים יש לציין את ה- 3 הבולטים ביותר), הוראות כביסה, חנות בה נקנה, תאריך קניה</w:t>
      </w:r>
      <w:r>
        <w:rPr>
          <w:rFonts w:hint="cs"/>
          <w:sz w:val="24"/>
          <w:szCs w:val="24"/>
          <w:rtl/>
        </w:rPr>
        <w:t xml:space="preserve">. במידה ולפריט מסויים אין מאפיין (לדוג' לא ידוע היצרן) יצויין "לא ידוע" או "לא רלוונטי". </w:t>
      </w:r>
    </w:p>
    <w:p w:rsidR="008128AC" w:rsidRPr="000C5E5B" w:rsidRDefault="008128AC" w:rsidP="008128AC">
      <w:pPr>
        <w:pStyle w:val="ListParagraph"/>
        <w:numPr>
          <w:ilvl w:val="0"/>
          <w:numId w:val="6"/>
        </w:numPr>
        <w:bidi/>
        <w:rPr>
          <w:sz w:val="24"/>
          <w:szCs w:val="24"/>
        </w:rPr>
      </w:pPr>
      <w:r w:rsidRPr="000C5E5B">
        <w:rPr>
          <w:rFonts w:hint="cs"/>
          <w:sz w:val="24"/>
          <w:szCs w:val="24"/>
          <w:rtl/>
        </w:rPr>
        <w:t>יש למדל את ארון הבגדים. לכל ארון בגדים יש מספר דלתות ובכל דלת יש מספר מדפים או מגירות</w:t>
      </w:r>
      <w:r>
        <w:rPr>
          <w:rFonts w:hint="cs"/>
          <w:sz w:val="24"/>
          <w:szCs w:val="24"/>
          <w:rtl/>
        </w:rPr>
        <w:t xml:space="preserve"> שימוספרו מ- 1 והלאה כאשר 1 מציין את המדף או המגירה הנמוכים ביותר, 2 את המדף/מגירה שמעליו וכן הלאה</w:t>
      </w:r>
    </w:p>
    <w:p w:rsidR="008128AC" w:rsidRDefault="008128AC" w:rsidP="008128AC">
      <w:pPr>
        <w:pStyle w:val="ListParagraph"/>
        <w:numPr>
          <w:ilvl w:val="0"/>
          <w:numId w:val="6"/>
        </w:numPr>
        <w:bidi/>
        <w:rPr>
          <w:sz w:val="24"/>
          <w:szCs w:val="24"/>
        </w:rPr>
      </w:pPr>
      <w:r w:rsidRPr="000C5E5B">
        <w:rPr>
          <w:rFonts w:hint="cs"/>
          <w:sz w:val="24"/>
          <w:szCs w:val="24"/>
          <w:rtl/>
        </w:rPr>
        <w:t>כל פריט לבוש ישובץ למדף או מגירה מסויימת כך שמשתמשי המערכת יוכלו למצוא את המדף או המגירה בו הפריט נמצא</w:t>
      </w:r>
    </w:p>
    <w:p w:rsidR="008128AC" w:rsidRPr="000C5E5B" w:rsidRDefault="008128AC" w:rsidP="008128AC">
      <w:pPr>
        <w:pStyle w:val="ListParagraph"/>
        <w:numPr>
          <w:ilvl w:val="0"/>
          <w:numId w:val="6"/>
        </w:numPr>
        <w:bidi/>
        <w:rPr>
          <w:sz w:val="24"/>
          <w:szCs w:val="24"/>
        </w:rPr>
      </w:pPr>
      <w:r>
        <w:rPr>
          <w:rFonts w:hint="cs"/>
          <w:sz w:val="24"/>
          <w:szCs w:val="24"/>
          <w:rtl/>
        </w:rPr>
        <w:t>ישנם פריטי לבוש שלא שייכים לארון (כגון תכשיטים). ניתן לייצר מקום אחסון נוסף מעבר לארון כגון מגירת תכשיטים ולשייך לשם את הפריטים המתאימים</w:t>
      </w:r>
    </w:p>
    <w:p w:rsidR="008128AC" w:rsidRPr="000C5E5B" w:rsidRDefault="008128AC" w:rsidP="008128AC">
      <w:pPr>
        <w:pStyle w:val="ListParagraph"/>
        <w:numPr>
          <w:ilvl w:val="0"/>
          <w:numId w:val="6"/>
        </w:numPr>
        <w:bidi/>
        <w:rPr>
          <w:sz w:val="24"/>
          <w:szCs w:val="24"/>
        </w:rPr>
      </w:pPr>
      <w:r w:rsidRPr="000C5E5B">
        <w:rPr>
          <w:rFonts w:hint="cs"/>
          <w:sz w:val="24"/>
          <w:szCs w:val="24"/>
          <w:rtl/>
        </w:rPr>
        <w:t>לחברות שונות מידות שונות ולכן יש להחזיק טבלת המרה של מידות בין החברות השונות (לדוג' מידה 38 בחנות מסויימת מקבילה ל- 40 בחנות אחרת)</w:t>
      </w:r>
    </w:p>
    <w:p w:rsidR="008128AC" w:rsidRDefault="008128AC" w:rsidP="008128AC">
      <w:pPr>
        <w:pStyle w:val="ListParagraph"/>
        <w:numPr>
          <w:ilvl w:val="0"/>
          <w:numId w:val="6"/>
        </w:numPr>
        <w:bidi/>
        <w:rPr>
          <w:sz w:val="24"/>
          <w:szCs w:val="24"/>
        </w:rPr>
      </w:pPr>
      <w:r w:rsidRPr="000C5E5B">
        <w:rPr>
          <w:rFonts w:hint="cs"/>
          <w:sz w:val="24"/>
          <w:szCs w:val="24"/>
          <w:rtl/>
        </w:rPr>
        <w:t xml:space="preserve">ניתן לצלם כל פריט מספר פעמים ולשמור את התמונות בצמוד לפריט. </w:t>
      </w:r>
    </w:p>
    <w:p w:rsidR="008128AC" w:rsidRPr="000C5E5B" w:rsidRDefault="008128AC" w:rsidP="008128AC">
      <w:pPr>
        <w:pStyle w:val="ListParagraph"/>
        <w:numPr>
          <w:ilvl w:val="0"/>
          <w:numId w:val="6"/>
        </w:numPr>
        <w:bidi/>
        <w:rPr>
          <w:sz w:val="24"/>
          <w:szCs w:val="24"/>
        </w:rPr>
      </w:pPr>
      <w:r>
        <w:rPr>
          <w:rFonts w:hint="cs"/>
          <w:sz w:val="24"/>
          <w:szCs w:val="24"/>
          <w:rtl/>
        </w:rPr>
        <w:t>כאשר משתמש יוצא לאירוע מסויים, הוא יוכל להזין למערכת את כל פרטי הלבוש שהוא השתמש בהם וכמובן את פרטי האירוע כדי שהוא יוכל לזכור מאוחר יותר מה הוא לבש באותו אירוע</w:t>
      </w:r>
    </w:p>
    <w:p w:rsidR="008128AC" w:rsidRDefault="008128AC" w:rsidP="008128AC">
      <w:pPr>
        <w:pStyle w:val="ListParagraph"/>
        <w:numPr>
          <w:ilvl w:val="0"/>
          <w:numId w:val="6"/>
        </w:numPr>
        <w:bidi/>
        <w:rPr>
          <w:sz w:val="24"/>
          <w:szCs w:val="24"/>
        </w:rPr>
      </w:pPr>
      <w:r w:rsidRPr="000C5E5B">
        <w:rPr>
          <w:rFonts w:hint="cs"/>
          <w:sz w:val="24"/>
          <w:szCs w:val="24"/>
          <w:rtl/>
        </w:rPr>
        <w:t xml:space="preserve">המערכת מיועדת למספר משתמשים. כל משתמש יוצר לעצמו פרופיל בכניסה למערכת. </w:t>
      </w:r>
    </w:p>
    <w:p w:rsidR="008128AC" w:rsidRDefault="008128AC" w:rsidP="008128AC">
      <w:pPr>
        <w:pStyle w:val="ListParagraph"/>
        <w:numPr>
          <w:ilvl w:val="0"/>
          <w:numId w:val="6"/>
        </w:numPr>
        <w:bidi/>
        <w:rPr>
          <w:sz w:val="24"/>
          <w:szCs w:val="24"/>
        </w:rPr>
      </w:pPr>
      <w:r>
        <w:rPr>
          <w:rFonts w:hint="cs"/>
          <w:sz w:val="24"/>
          <w:szCs w:val="24"/>
          <w:rtl/>
        </w:rPr>
        <w:t>המערכת תוכל להפיק דוחות שונים כגון, פריטי לבוש פופולאריים, דו"ח מלאי לפרטי לבוש שונים (כגון כמה חולצות מכל סוג יש לי), דו"ח רכש ועוד</w:t>
      </w:r>
    </w:p>
    <w:p w:rsidR="008128AC" w:rsidRDefault="008128AC" w:rsidP="008128AC">
      <w:pPr>
        <w:pStyle w:val="ListParagraph"/>
        <w:numPr>
          <w:ilvl w:val="0"/>
          <w:numId w:val="6"/>
        </w:numPr>
        <w:bidi/>
        <w:rPr>
          <w:sz w:val="24"/>
          <w:szCs w:val="24"/>
          <w:rtl/>
        </w:rPr>
      </w:pPr>
      <w:r w:rsidRPr="00FC0848">
        <w:rPr>
          <w:rFonts w:hint="cs"/>
          <w:sz w:val="24"/>
          <w:szCs w:val="24"/>
          <w:rtl/>
        </w:rPr>
        <w:t>משתמש יכול לשמור תמונה או תמונות שלו בצמוד לפרופיל האישי</w:t>
      </w:r>
    </w:p>
    <w:p w:rsidR="008128AC" w:rsidRDefault="008128AC" w:rsidP="008128AC">
      <w:pPr>
        <w:rPr>
          <w:sz w:val="24"/>
          <w:szCs w:val="24"/>
        </w:rPr>
      </w:pPr>
      <w:r>
        <w:rPr>
          <w:sz w:val="24"/>
          <w:szCs w:val="24"/>
          <w:rtl/>
        </w:rPr>
        <w:br w:type="page"/>
      </w:r>
    </w:p>
    <w:p w:rsidR="002143EF" w:rsidRPr="005B748B" w:rsidRDefault="005B748B" w:rsidP="008128AC">
      <w:pPr>
        <w:bidi/>
        <w:jc w:val="center"/>
        <w:rPr>
          <w:b/>
          <w:bCs/>
          <w:sz w:val="28"/>
          <w:szCs w:val="28"/>
          <w:u w:val="single"/>
          <w:rtl/>
        </w:rPr>
      </w:pPr>
      <w:r w:rsidRPr="005B748B">
        <w:rPr>
          <w:rFonts w:hint="cs"/>
          <w:b/>
          <w:bCs/>
          <w:sz w:val="28"/>
          <w:szCs w:val="28"/>
          <w:u w:val="single"/>
          <w:rtl/>
        </w:rPr>
        <w:lastRenderedPageBreak/>
        <w:t>פתרון</w:t>
      </w:r>
      <w:r>
        <w:rPr>
          <w:rFonts w:hint="cs"/>
          <w:b/>
          <w:bCs/>
          <w:sz w:val="28"/>
          <w:szCs w:val="28"/>
          <w:u w:val="single"/>
          <w:rtl/>
        </w:rPr>
        <w:t>- חלק א'</w:t>
      </w:r>
    </w:p>
    <w:p w:rsidR="000A1F69" w:rsidRPr="005B748B" w:rsidRDefault="006C7EA9" w:rsidP="00643C57">
      <w:pPr>
        <w:bidi/>
        <w:outlineLvl w:val="0"/>
        <w:rPr>
          <w:b/>
          <w:bCs/>
          <w:u w:val="single"/>
          <w:rtl/>
        </w:rPr>
      </w:pPr>
      <w:r w:rsidRPr="005B748B">
        <w:rPr>
          <w:rFonts w:hint="cs"/>
          <w:b/>
          <w:bCs/>
          <w:u w:val="single"/>
          <w:rtl/>
        </w:rPr>
        <w:t>מאמרים</w:t>
      </w:r>
    </w:p>
    <w:p w:rsidR="009E70D5" w:rsidRDefault="002143EF" w:rsidP="00713AD5">
      <w:pPr>
        <w:pStyle w:val="ListParagraph"/>
        <w:numPr>
          <w:ilvl w:val="0"/>
          <w:numId w:val="2"/>
        </w:numPr>
        <w:bidi/>
      </w:pPr>
      <w:r>
        <w:rPr>
          <w:rFonts w:hint="cs"/>
          <w:rtl/>
        </w:rPr>
        <w:t xml:space="preserve">(5 נק') </w:t>
      </w:r>
      <w:r w:rsidR="0090440B">
        <w:rPr>
          <w:rFonts w:hint="cs"/>
          <w:rtl/>
        </w:rPr>
        <w:t>הבעיה העסקית של חברת ניבקו היתה:</w:t>
      </w:r>
    </w:p>
    <w:p w:rsidR="009E70D5" w:rsidRDefault="009E70D5" w:rsidP="009E70D5">
      <w:pPr>
        <w:pStyle w:val="ListParagraph"/>
        <w:numPr>
          <w:ilvl w:val="1"/>
          <w:numId w:val="2"/>
        </w:numPr>
        <w:bidi/>
      </w:pPr>
      <w:r>
        <w:rPr>
          <w:rFonts w:hint="cs"/>
          <w:rtl/>
        </w:rPr>
        <w:t>מערכות המידע הקיימות לא תמכו בתהליכים העסקיים של החברה</w:t>
      </w:r>
    </w:p>
    <w:p w:rsidR="009E70D5" w:rsidRDefault="009E70D5" w:rsidP="009E70D5">
      <w:pPr>
        <w:pStyle w:val="ListParagraph"/>
        <w:numPr>
          <w:ilvl w:val="1"/>
          <w:numId w:val="2"/>
        </w:numPr>
        <w:bidi/>
      </w:pPr>
      <w:r>
        <w:rPr>
          <w:rFonts w:hint="cs"/>
          <w:rtl/>
        </w:rPr>
        <w:t>היו יותר מידי מערכות מידע ישנות וכבר לא היה מי שיתמוך בהן</w:t>
      </w:r>
      <w:r w:rsidR="00901676">
        <w:rPr>
          <w:rFonts w:hint="cs"/>
          <w:rtl/>
        </w:rPr>
        <w:t xml:space="preserve"> ויבצע שינוים</w:t>
      </w:r>
    </w:p>
    <w:p w:rsidR="009E70D5" w:rsidRPr="00D13D8E" w:rsidRDefault="009E70D5" w:rsidP="009E70D5">
      <w:pPr>
        <w:pStyle w:val="ListParagraph"/>
        <w:numPr>
          <w:ilvl w:val="1"/>
          <w:numId w:val="2"/>
        </w:numPr>
        <w:bidi/>
        <w:rPr>
          <w:color w:val="FF0000"/>
        </w:rPr>
      </w:pPr>
      <w:r w:rsidRPr="00D13D8E">
        <w:rPr>
          <w:rFonts w:hint="cs"/>
          <w:color w:val="FF0000"/>
          <w:rtl/>
        </w:rPr>
        <w:t>נ</w:t>
      </w:r>
      <w:r w:rsidR="00901676" w:rsidRPr="00D13D8E">
        <w:rPr>
          <w:rFonts w:hint="cs"/>
          <w:color w:val="FF0000"/>
          <w:rtl/>
        </w:rPr>
        <w:t>י</w:t>
      </w:r>
      <w:r w:rsidRPr="00D13D8E">
        <w:rPr>
          <w:rFonts w:hint="cs"/>
          <w:color w:val="FF0000"/>
          <w:rtl/>
        </w:rPr>
        <w:t>בקו לא הצליחה לספק הזמנות בזמן והחלה להפסיד נתח שוק לטובת מתחריה</w:t>
      </w:r>
    </w:p>
    <w:p w:rsidR="009E70D5" w:rsidRDefault="00901676" w:rsidP="009E70D5">
      <w:pPr>
        <w:pStyle w:val="ListParagraph"/>
        <w:numPr>
          <w:ilvl w:val="1"/>
          <w:numId w:val="2"/>
        </w:numPr>
        <w:bidi/>
      </w:pPr>
      <w:r>
        <w:rPr>
          <w:rFonts w:hint="cs"/>
          <w:rtl/>
        </w:rPr>
        <w:t xml:space="preserve">מערכות המידע לא ידעו "לדבר" זו עם זו </w:t>
      </w:r>
    </w:p>
    <w:p w:rsidR="00901676" w:rsidRDefault="00901676" w:rsidP="00901676">
      <w:pPr>
        <w:pStyle w:val="ListParagraph"/>
        <w:numPr>
          <w:ilvl w:val="1"/>
          <w:numId w:val="2"/>
        </w:numPr>
        <w:bidi/>
      </w:pPr>
      <w:r>
        <w:rPr>
          <w:rFonts w:hint="cs"/>
          <w:rtl/>
        </w:rPr>
        <w:t>כל התשובות נכונות</w:t>
      </w:r>
    </w:p>
    <w:p w:rsidR="006C7EA9" w:rsidRDefault="002143EF" w:rsidP="006C7EA9">
      <w:pPr>
        <w:pStyle w:val="ListParagraph"/>
        <w:numPr>
          <w:ilvl w:val="0"/>
          <w:numId w:val="2"/>
        </w:numPr>
        <w:bidi/>
      </w:pPr>
      <w:r>
        <w:rPr>
          <w:rFonts w:hint="cs"/>
          <w:rtl/>
        </w:rPr>
        <w:t xml:space="preserve">(5 נק') </w:t>
      </w:r>
      <w:r w:rsidR="004A2BE2">
        <w:rPr>
          <w:rFonts w:hint="cs"/>
          <w:rtl/>
        </w:rPr>
        <w:t>לפי וודרבי, מומלץ לבצע ראיונות הכוללים מגוון בעלי עניין משום ש:</w:t>
      </w:r>
    </w:p>
    <w:p w:rsidR="004A2BE2" w:rsidRDefault="0090440B" w:rsidP="004A2BE2">
      <w:pPr>
        <w:pStyle w:val="ListParagraph"/>
        <w:numPr>
          <w:ilvl w:val="1"/>
          <w:numId w:val="2"/>
        </w:numPr>
        <w:bidi/>
      </w:pPr>
      <w:r>
        <w:rPr>
          <w:rFonts w:hint="cs"/>
          <w:rtl/>
        </w:rPr>
        <w:t>כך ניתן להיזכר ביותר בעיות מהשטח</w:t>
      </w:r>
    </w:p>
    <w:p w:rsidR="0090440B" w:rsidRDefault="0090440B" w:rsidP="0090440B">
      <w:pPr>
        <w:pStyle w:val="ListParagraph"/>
        <w:numPr>
          <w:ilvl w:val="1"/>
          <w:numId w:val="2"/>
        </w:numPr>
        <w:bidi/>
      </w:pPr>
      <w:r>
        <w:rPr>
          <w:rFonts w:hint="cs"/>
          <w:rtl/>
        </w:rPr>
        <w:t>כך אפשר לקחת בחשבון מגוון נקודות מבט של מגוון בעלי תפקידים</w:t>
      </w:r>
    </w:p>
    <w:p w:rsidR="0090440B" w:rsidRDefault="0090440B" w:rsidP="0090440B">
      <w:pPr>
        <w:pStyle w:val="ListParagraph"/>
        <w:numPr>
          <w:ilvl w:val="1"/>
          <w:numId w:val="2"/>
        </w:numPr>
        <w:bidi/>
      </w:pPr>
      <w:r>
        <w:rPr>
          <w:rFonts w:hint="cs"/>
          <w:rtl/>
        </w:rPr>
        <w:t>כך ניתן להגיע להסכמה כוללת בארגון</w:t>
      </w:r>
    </w:p>
    <w:p w:rsidR="0090440B" w:rsidRPr="00D13D8E" w:rsidRDefault="0090440B" w:rsidP="0090440B">
      <w:pPr>
        <w:pStyle w:val="ListParagraph"/>
        <w:numPr>
          <w:ilvl w:val="1"/>
          <w:numId w:val="2"/>
        </w:numPr>
        <w:bidi/>
        <w:rPr>
          <w:color w:val="FF0000"/>
        </w:rPr>
      </w:pPr>
      <w:r w:rsidRPr="00D13D8E">
        <w:rPr>
          <w:rFonts w:hint="cs"/>
          <w:color w:val="FF0000"/>
          <w:rtl/>
        </w:rPr>
        <w:t>תשובות א' ו-ב' נכונות</w:t>
      </w:r>
    </w:p>
    <w:p w:rsidR="0090440B" w:rsidRDefault="0090440B" w:rsidP="0090440B">
      <w:pPr>
        <w:pStyle w:val="ListParagraph"/>
        <w:numPr>
          <w:ilvl w:val="1"/>
          <w:numId w:val="2"/>
        </w:numPr>
        <w:bidi/>
      </w:pPr>
      <w:r>
        <w:rPr>
          <w:rFonts w:hint="cs"/>
          <w:rtl/>
        </w:rPr>
        <w:t>תשובות א',ב' ו-ג' נכונות</w:t>
      </w:r>
    </w:p>
    <w:p w:rsidR="00F23ED4" w:rsidRDefault="002143EF" w:rsidP="00A72727">
      <w:pPr>
        <w:pStyle w:val="ListParagraph"/>
        <w:numPr>
          <w:ilvl w:val="0"/>
          <w:numId w:val="2"/>
        </w:numPr>
        <w:bidi/>
      </w:pPr>
      <w:r>
        <w:rPr>
          <w:rFonts w:hint="cs"/>
          <w:rtl/>
        </w:rPr>
        <w:t xml:space="preserve">(5 נק') </w:t>
      </w:r>
      <w:r w:rsidR="00F23ED4">
        <w:rPr>
          <w:rFonts w:hint="cs"/>
          <w:rtl/>
        </w:rPr>
        <w:t xml:space="preserve">לפי וודרבי, מראיין מסוג </w:t>
      </w:r>
      <w:r w:rsidR="00F23ED4">
        <w:t>“</w:t>
      </w:r>
      <w:r w:rsidR="00A72727">
        <w:t>problem solver</w:t>
      </w:r>
      <w:r w:rsidR="00F23ED4">
        <w:t>”</w:t>
      </w:r>
      <w:r w:rsidR="00F23ED4">
        <w:rPr>
          <w:rFonts w:hint="cs"/>
          <w:rtl/>
        </w:rPr>
        <w:t xml:space="preserve"> סביר שישאל </w:t>
      </w:r>
      <w:r w:rsidR="00A72727">
        <w:rPr>
          <w:rFonts w:hint="cs"/>
          <w:rtl/>
        </w:rPr>
        <w:t>מנהל מכירות</w:t>
      </w:r>
    </w:p>
    <w:p w:rsidR="00F23ED4" w:rsidRDefault="00F23ED4" w:rsidP="00F23ED4">
      <w:pPr>
        <w:pStyle w:val="ListParagraph"/>
        <w:numPr>
          <w:ilvl w:val="1"/>
          <w:numId w:val="2"/>
        </w:numPr>
        <w:bidi/>
      </w:pPr>
      <w:r>
        <w:rPr>
          <w:rFonts w:hint="cs"/>
          <w:rtl/>
        </w:rPr>
        <w:t>מהו נפח הנתונים הקיים בארגון</w:t>
      </w:r>
    </w:p>
    <w:p w:rsidR="00F23ED4" w:rsidRPr="00D13D8E" w:rsidRDefault="00F23ED4" w:rsidP="00F23ED4">
      <w:pPr>
        <w:pStyle w:val="ListParagraph"/>
        <w:numPr>
          <w:ilvl w:val="1"/>
          <w:numId w:val="2"/>
        </w:numPr>
        <w:bidi/>
        <w:rPr>
          <w:color w:val="FF0000"/>
        </w:rPr>
      </w:pPr>
      <w:r w:rsidRPr="00D13D8E">
        <w:rPr>
          <w:rFonts w:hint="cs"/>
          <w:color w:val="FF0000"/>
          <w:rtl/>
        </w:rPr>
        <w:t>כמה פעמים ביום אתה מקבל הזמנה</w:t>
      </w:r>
    </w:p>
    <w:p w:rsidR="00F23ED4" w:rsidRDefault="00A72727" w:rsidP="00F23ED4">
      <w:pPr>
        <w:pStyle w:val="ListParagraph"/>
        <w:numPr>
          <w:ilvl w:val="1"/>
          <w:numId w:val="2"/>
        </w:numPr>
        <w:bidi/>
      </w:pPr>
      <w:r>
        <w:rPr>
          <w:rFonts w:hint="cs"/>
          <w:rtl/>
        </w:rPr>
        <w:t>איזה סוג מעבד אתה צריך לאנשי המכירות שלך</w:t>
      </w:r>
    </w:p>
    <w:p w:rsidR="00A72727" w:rsidRDefault="00A72727" w:rsidP="00A72727">
      <w:pPr>
        <w:pStyle w:val="ListParagraph"/>
        <w:numPr>
          <w:ilvl w:val="1"/>
          <w:numId w:val="2"/>
        </w:numPr>
        <w:bidi/>
      </w:pPr>
      <w:r>
        <w:rPr>
          <w:rFonts w:hint="cs"/>
          <w:rtl/>
        </w:rPr>
        <w:t xml:space="preserve">תשובות א ו </w:t>
      </w:r>
      <w:r>
        <w:rPr>
          <w:rtl/>
        </w:rPr>
        <w:t>–</w:t>
      </w:r>
      <w:r>
        <w:rPr>
          <w:rFonts w:hint="cs"/>
          <w:rtl/>
        </w:rPr>
        <w:t xml:space="preserve"> ג נכונות</w:t>
      </w:r>
    </w:p>
    <w:p w:rsidR="00A72727" w:rsidRDefault="00A72727" w:rsidP="00A72727">
      <w:pPr>
        <w:pStyle w:val="ListParagraph"/>
        <w:numPr>
          <w:ilvl w:val="1"/>
          <w:numId w:val="2"/>
        </w:numPr>
        <w:bidi/>
      </w:pPr>
      <w:r>
        <w:rPr>
          <w:rFonts w:hint="cs"/>
          <w:rtl/>
        </w:rPr>
        <w:t>אף תשובה לא נכונה</w:t>
      </w:r>
    </w:p>
    <w:p w:rsidR="00901676" w:rsidRPr="005B748B" w:rsidRDefault="006C7EA9" w:rsidP="006C7EA9">
      <w:pPr>
        <w:bidi/>
        <w:rPr>
          <w:b/>
          <w:bCs/>
          <w:u w:val="single"/>
        </w:rPr>
      </w:pPr>
      <w:r w:rsidRPr="005B748B">
        <w:rPr>
          <w:rFonts w:hint="cs"/>
          <w:b/>
          <w:bCs/>
          <w:u w:val="single"/>
          <w:rtl/>
        </w:rPr>
        <w:t>תיעוד תהליכים</w:t>
      </w:r>
    </w:p>
    <w:p w:rsidR="008C5BDC" w:rsidRDefault="002143EF" w:rsidP="009E70D5">
      <w:pPr>
        <w:pStyle w:val="ListParagraph"/>
        <w:numPr>
          <w:ilvl w:val="0"/>
          <w:numId w:val="2"/>
        </w:numPr>
        <w:bidi/>
      </w:pPr>
      <w:r>
        <w:rPr>
          <w:rFonts w:hint="cs"/>
          <w:rtl/>
        </w:rPr>
        <w:t xml:space="preserve">(5 נק') </w:t>
      </w:r>
      <w:r w:rsidR="00D95421">
        <w:rPr>
          <w:rFonts w:hint="cs"/>
          <w:rtl/>
        </w:rPr>
        <w:t>היתרון</w:t>
      </w:r>
      <w:r w:rsidR="008C5BDC">
        <w:rPr>
          <w:rFonts w:hint="cs"/>
          <w:rtl/>
        </w:rPr>
        <w:t xml:space="preserve"> המרכזי של תרשים </w:t>
      </w:r>
      <w:r w:rsidR="008C5BDC">
        <w:rPr>
          <w:rFonts w:hint="cs"/>
        </w:rPr>
        <w:t>VTOC</w:t>
      </w:r>
      <w:r w:rsidR="008C5BDC">
        <w:rPr>
          <w:rFonts w:hint="cs"/>
          <w:rtl/>
        </w:rPr>
        <w:t xml:space="preserve"> הוא</w:t>
      </w:r>
    </w:p>
    <w:p w:rsidR="00D95421" w:rsidRPr="00D13D8E" w:rsidRDefault="00D95421" w:rsidP="008C5BDC">
      <w:pPr>
        <w:pStyle w:val="ListParagraph"/>
        <w:numPr>
          <w:ilvl w:val="1"/>
          <w:numId w:val="2"/>
        </w:numPr>
        <w:bidi/>
        <w:rPr>
          <w:color w:val="FF0000"/>
        </w:rPr>
      </w:pPr>
      <w:r w:rsidRPr="00D13D8E">
        <w:rPr>
          <w:rFonts w:hint="cs"/>
          <w:color w:val="FF0000"/>
          <w:rtl/>
        </w:rPr>
        <w:t>הוא נותן 'תמונת על' של התהליכים הקיימים בארגון</w:t>
      </w:r>
    </w:p>
    <w:p w:rsidR="00D95421" w:rsidRDefault="00D95421" w:rsidP="00D95421">
      <w:pPr>
        <w:pStyle w:val="ListParagraph"/>
        <w:numPr>
          <w:ilvl w:val="1"/>
          <w:numId w:val="2"/>
        </w:numPr>
        <w:bidi/>
      </w:pPr>
      <w:r>
        <w:rPr>
          <w:rFonts w:hint="cs"/>
          <w:rtl/>
        </w:rPr>
        <w:t>הוא מאפשר ללמוד על קשרים שיש בין תהליכים שונים בארגון</w:t>
      </w:r>
    </w:p>
    <w:p w:rsidR="00D95421" w:rsidRDefault="00D95421" w:rsidP="00D95421">
      <w:pPr>
        <w:pStyle w:val="ListParagraph"/>
        <w:numPr>
          <w:ilvl w:val="1"/>
          <w:numId w:val="2"/>
        </w:numPr>
        <w:bidi/>
      </w:pPr>
      <w:r>
        <w:rPr>
          <w:rFonts w:hint="cs"/>
          <w:rtl/>
        </w:rPr>
        <w:t>הוא מאפשר לראות את סדר הפעולות בתהליך</w:t>
      </w:r>
    </w:p>
    <w:p w:rsidR="008C5BDC" w:rsidRDefault="00D95421" w:rsidP="00D95421">
      <w:pPr>
        <w:pStyle w:val="ListParagraph"/>
        <w:numPr>
          <w:ilvl w:val="1"/>
          <w:numId w:val="2"/>
        </w:numPr>
        <w:bidi/>
      </w:pPr>
      <w:r>
        <w:rPr>
          <w:rFonts w:hint="cs"/>
          <w:rtl/>
        </w:rPr>
        <w:t>תשובות א' ו-ב' נכונות</w:t>
      </w:r>
    </w:p>
    <w:p w:rsidR="00D95421" w:rsidRDefault="00CA072E" w:rsidP="00D95421">
      <w:pPr>
        <w:pStyle w:val="ListParagraph"/>
        <w:numPr>
          <w:ilvl w:val="1"/>
          <w:numId w:val="2"/>
        </w:numPr>
        <w:bidi/>
      </w:pPr>
      <w:r>
        <w:rPr>
          <w:rFonts w:hint="cs"/>
          <w:rtl/>
        </w:rPr>
        <w:t xml:space="preserve">תשובות א', ב'  </w:t>
      </w:r>
      <w:r w:rsidR="00BB023C">
        <w:rPr>
          <w:rFonts w:hint="cs"/>
          <w:rtl/>
        </w:rPr>
        <w:t>ו</w:t>
      </w:r>
      <w:r>
        <w:rPr>
          <w:rFonts w:hint="cs"/>
          <w:rtl/>
        </w:rPr>
        <w:t>- ג' נכונות</w:t>
      </w:r>
    </w:p>
    <w:p w:rsidR="00E327C7" w:rsidRDefault="00E327C7" w:rsidP="00E327C7">
      <w:pPr>
        <w:pStyle w:val="ListParagraph"/>
        <w:numPr>
          <w:ilvl w:val="0"/>
          <w:numId w:val="2"/>
        </w:numPr>
        <w:bidi/>
        <w:rPr>
          <w:rtl/>
        </w:rPr>
      </w:pPr>
      <w:r>
        <w:rPr>
          <w:rFonts w:cs="Arial" w:hint="cs"/>
          <w:rtl/>
        </w:rPr>
        <w:t>(5 נקודות) מהו</w:t>
      </w:r>
      <w:r>
        <w:rPr>
          <w:rFonts w:cs="Arial"/>
          <w:rtl/>
        </w:rPr>
        <w:t xml:space="preserve"> </w:t>
      </w:r>
      <w:r w:rsidRPr="009C2C73">
        <w:rPr>
          <w:rFonts w:cs="Arial" w:hint="cs"/>
          <w:b/>
          <w:bCs/>
          <w:u w:val="single"/>
          <w:rtl/>
        </w:rPr>
        <w:t>אינו</w:t>
      </w:r>
      <w:r>
        <w:rPr>
          <w:rFonts w:cs="Arial"/>
          <w:rtl/>
        </w:rPr>
        <w:t xml:space="preserve"> </w:t>
      </w:r>
      <w:r>
        <w:rPr>
          <w:rFonts w:cs="Arial" w:hint="cs"/>
          <w:rtl/>
        </w:rPr>
        <w:t>יתרון</w:t>
      </w:r>
      <w:r>
        <w:rPr>
          <w:rFonts w:cs="Arial"/>
          <w:rtl/>
        </w:rPr>
        <w:t xml:space="preserve"> </w:t>
      </w:r>
      <w:r>
        <w:rPr>
          <w:rFonts w:cs="Arial" w:hint="cs"/>
          <w:rtl/>
        </w:rPr>
        <w:t>של</w:t>
      </w:r>
      <w:r>
        <w:rPr>
          <w:rFonts w:cs="Arial"/>
          <w:rtl/>
        </w:rPr>
        <w:t xml:space="preserve"> </w:t>
      </w:r>
      <w:r>
        <w:rPr>
          <w:rFonts w:cs="Arial" w:hint="cs"/>
          <w:rtl/>
        </w:rPr>
        <w:t>תרשים</w:t>
      </w:r>
      <w:r>
        <w:rPr>
          <w:rFonts w:cs="Arial"/>
          <w:rtl/>
        </w:rPr>
        <w:t xml:space="preserve"> </w:t>
      </w:r>
      <w:r>
        <w:rPr>
          <w:rFonts w:cs="Arial" w:hint="cs"/>
          <w:rtl/>
        </w:rPr>
        <w:t>תהליך</w:t>
      </w:r>
      <w:r>
        <w:rPr>
          <w:rFonts w:cs="Arial"/>
          <w:rtl/>
        </w:rPr>
        <w:t xml:space="preserve"> </w:t>
      </w:r>
      <w:r>
        <w:rPr>
          <w:rFonts w:cs="Arial" w:hint="cs"/>
          <w:rtl/>
        </w:rPr>
        <w:t>על</w:t>
      </w:r>
      <w:r>
        <w:rPr>
          <w:rFonts w:cs="Arial"/>
          <w:rtl/>
        </w:rPr>
        <w:t xml:space="preserve"> </w:t>
      </w:r>
      <w:r>
        <w:rPr>
          <w:rFonts w:cs="Arial" w:hint="cs"/>
          <w:rtl/>
        </w:rPr>
        <w:t>פני</w:t>
      </w:r>
      <w:r>
        <w:rPr>
          <w:rFonts w:cs="Arial"/>
          <w:rtl/>
        </w:rPr>
        <w:t xml:space="preserve"> </w:t>
      </w:r>
      <w:r>
        <w:rPr>
          <w:rFonts w:cs="Arial" w:hint="cs"/>
          <w:rtl/>
        </w:rPr>
        <w:t>תרשים</w:t>
      </w:r>
      <w:r>
        <w:rPr>
          <w:rFonts w:cs="Arial"/>
          <w:rtl/>
        </w:rPr>
        <w:t xml:space="preserve"> </w:t>
      </w:r>
      <w:r>
        <w:rPr>
          <w:rFonts w:cs="Arial" w:hint="cs"/>
          <w:rtl/>
        </w:rPr>
        <w:t>זרימה</w:t>
      </w:r>
      <w:r>
        <w:rPr>
          <w:rFonts w:cs="Arial"/>
          <w:rtl/>
        </w:rPr>
        <w:t>:</w:t>
      </w:r>
    </w:p>
    <w:p w:rsidR="00E327C7" w:rsidRPr="00B94B3D" w:rsidRDefault="00E327C7" w:rsidP="00E327C7">
      <w:pPr>
        <w:pStyle w:val="ListParagraph"/>
        <w:numPr>
          <w:ilvl w:val="1"/>
          <w:numId w:val="2"/>
        </w:numPr>
        <w:bidi/>
        <w:rPr>
          <w:color w:val="000000" w:themeColor="text1"/>
          <w:rtl/>
        </w:rPr>
      </w:pPr>
      <w:r w:rsidRPr="00B94B3D">
        <w:rPr>
          <w:rFonts w:cs="Arial" w:hint="cs"/>
          <w:color w:val="000000" w:themeColor="text1"/>
          <w:rtl/>
        </w:rPr>
        <w:t>מגוון</w:t>
      </w:r>
      <w:r w:rsidRPr="00B94B3D">
        <w:rPr>
          <w:rFonts w:cs="Arial"/>
          <w:color w:val="000000" w:themeColor="text1"/>
          <w:rtl/>
        </w:rPr>
        <w:t xml:space="preserve"> </w:t>
      </w:r>
      <w:r w:rsidRPr="00B94B3D">
        <w:rPr>
          <w:rFonts w:cs="Arial" w:hint="cs"/>
          <w:color w:val="000000" w:themeColor="text1"/>
          <w:rtl/>
        </w:rPr>
        <w:t>רב</w:t>
      </w:r>
      <w:r w:rsidRPr="00B94B3D">
        <w:rPr>
          <w:rFonts w:cs="Arial"/>
          <w:color w:val="000000" w:themeColor="text1"/>
          <w:rtl/>
        </w:rPr>
        <w:t xml:space="preserve"> </w:t>
      </w:r>
      <w:r w:rsidRPr="00B94B3D">
        <w:rPr>
          <w:rFonts w:cs="Arial" w:hint="cs"/>
          <w:color w:val="000000" w:themeColor="text1"/>
          <w:rtl/>
        </w:rPr>
        <w:t>יותר</w:t>
      </w:r>
      <w:r w:rsidRPr="00B94B3D">
        <w:rPr>
          <w:rFonts w:cs="Arial"/>
          <w:color w:val="000000" w:themeColor="text1"/>
          <w:rtl/>
        </w:rPr>
        <w:t xml:space="preserve"> </w:t>
      </w:r>
      <w:r w:rsidRPr="00B94B3D">
        <w:rPr>
          <w:rFonts w:cs="Arial" w:hint="cs"/>
          <w:color w:val="000000" w:themeColor="text1"/>
          <w:rtl/>
        </w:rPr>
        <w:t>של</w:t>
      </w:r>
      <w:r w:rsidRPr="00B94B3D">
        <w:rPr>
          <w:rFonts w:cs="Arial"/>
          <w:color w:val="000000" w:themeColor="text1"/>
          <w:rtl/>
        </w:rPr>
        <w:t xml:space="preserve"> </w:t>
      </w:r>
      <w:r w:rsidRPr="00B94B3D">
        <w:rPr>
          <w:rFonts w:cs="Arial" w:hint="cs"/>
          <w:color w:val="000000" w:themeColor="text1"/>
          <w:rtl/>
        </w:rPr>
        <w:t>צורות</w:t>
      </w:r>
      <w:r w:rsidRPr="00B94B3D">
        <w:rPr>
          <w:rFonts w:cs="Arial"/>
          <w:color w:val="000000" w:themeColor="text1"/>
          <w:rtl/>
        </w:rPr>
        <w:t>.</w:t>
      </w:r>
      <w:bookmarkStart w:id="2" w:name="_GoBack"/>
      <w:bookmarkEnd w:id="2"/>
    </w:p>
    <w:p w:rsidR="00E327C7" w:rsidRDefault="00E327C7" w:rsidP="00E327C7">
      <w:pPr>
        <w:pStyle w:val="ListParagraph"/>
        <w:numPr>
          <w:ilvl w:val="1"/>
          <w:numId w:val="2"/>
        </w:numPr>
        <w:bidi/>
        <w:rPr>
          <w:rtl/>
        </w:rPr>
      </w:pPr>
      <w:r>
        <w:rPr>
          <w:rFonts w:cs="Arial" w:hint="cs"/>
          <w:rtl/>
        </w:rPr>
        <w:t>הדגשת</w:t>
      </w:r>
      <w:r>
        <w:rPr>
          <w:rFonts w:cs="Arial"/>
          <w:rtl/>
        </w:rPr>
        <w:t xml:space="preserve"> </w:t>
      </w:r>
      <w:r>
        <w:rPr>
          <w:rFonts w:cs="Arial" w:hint="cs"/>
          <w:rtl/>
        </w:rPr>
        <w:t>בעלי</w:t>
      </w:r>
      <w:r>
        <w:rPr>
          <w:rFonts w:cs="Arial"/>
          <w:rtl/>
        </w:rPr>
        <w:t xml:space="preserve"> </w:t>
      </w:r>
      <w:r>
        <w:rPr>
          <w:rFonts w:cs="Arial" w:hint="cs"/>
          <w:rtl/>
        </w:rPr>
        <w:t>התפקידים</w:t>
      </w:r>
      <w:r>
        <w:rPr>
          <w:rFonts w:cs="Arial"/>
          <w:rtl/>
        </w:rPr>
        <w:t xml:space="preserve"> </w:t>
      </w:r>
      <w:r>
        <w:rPr>
          <w:rFonts w:cs="Arial" w:hint="cs"/>
          <w:rtl/>
        </w:rPr>
        <w:t>בתהליך</w:t>
      </w:r>
      <w:r>
        <w:rPr>
          <w:rFonts w:cs="Arial"/>
          <w:rtl/>
        </w:rPr>
        <w:t xml:space="preserve"> </w:t>
      </w:r>
      <w:r>
        <w:rPr>
          <w:rFonts w:cs="Arial" w:hint="cs"/>
          <w:rtl/>
        </w:rPr>
        <w:t>והממשקים</w:t>
      </w:r>
      <w:r>
        <w:rPr>
          <w:rFonts w:cs="Arial"/>
          <w:rtl/>
        </w:rPr>
        <w:t xml:space="preserve"> </w:t>
      </w:r>
      <w:r>
        <w:rPr>
          <w:rFonts w:cs="Arial" w:hint="cs"/>
          <w:rtl/>
        </w:rPr>
        <w:t>ביניהם</w:t>
      </w:r>
      <w:r>
        <w:rPr>
          <w:rFonts w:cs="Arial"/>
          <w:rtl/>
        </w:rPr>
        <w:t>.</w:t>
      </w:r>
    </w:p>
    <w:p w:rsidR="00E327C7" w:rsidRPr="00B94B3D" w:rsidRDefault="00E327C7" w:rsidP="00E327C7">
      <w:pPr>
        <w:pStyle w:val="ListParagraph"/>
        <w:numPr>
          <w:ilvl w:val="1"/>
          <w:numId w:val="2"/>
        </w:numPr>
        <w:bidi/>
        <w:rPr>
          <w:color w:val="FF0000"/>
          <w:rtl/>
        </w:rPr>
      </w:pPr>
      <w:r w:rsidRPr="00B94B3D">
        <w:rPr>
          <w:rFonts w:cs="Arial" w:hint="cs"/>
          <w:color w:val="FF0000"/>
          <w:rtl/>
        </w:rPr>
        <w:t>התמקדות</w:t>
      </w:r>
      <w:r w:rsidRPr="00B94B3D">
        <w:rPr>
          <w:rFonts w:cs="Arial"/>
          <w:color w:val="FF0000"/>
          <w:rtl/>
        </w:rPr>
        <w:t xml:space="preserve"> </w:t>
      </w:r>
      <w:r w:rsidRPr="00B94B3D">
        <w:rPr>
          <w:rFonts w:cs="Arial" w:hint="cs"/>
          <w:color w:val="FF0000"/>
          <w:rtl/>
        </w:rPr>
        <w:t>בלוגיקה</w:t>
      </w:r>
      <w:r w:rsidRPr="00B94B3D">
        <w:rPr>
          <w:rFonts w:cs="Arial"/>
          <w:color w:val="FF0000"/>
          <w:rtl/>
        </w:rPr>
        <w:t xml:space="preserve"> </w:t>
      </w:r>
      <w:r w:rsidRPr="00B94B3D">
        <w:rPr>
          <w:rFonts w:cs="Arial" w:hint="cs"/>
          <w:color w:val="FF0000"/>
          <w:rtl/>
        </w:rPr>
        <w:t>ובתנאים</w:t>
      </w:r>
      <w:r w:rsidRPr="00B94B3D">
        <w:rPr>
          <w:rFonts w:cs="Arial"/>
          <w:color w:val="FF0000"/>
          <w:rtl/>
        </w:rPr>
        <w:t xml:space="preserve"> </w:t>
      </w:r>
      <w:r w:rsidRPr="00B94B3D">
        <w:rPr>
          <w:rFonts w:cs="Arial" w:hint="cs"/>
          <w:color w:val="FF0000"/>
          <w:rtl/>
        </w:rPr>
        <w:t>מפורטים</w:t>
      </w:r>
      <w:r w:rsidRPr="00B94B3D">
        <w:rPr>
          <w:rFonts w:cs="Arial"/>
          <w:color w:val="FF0000"/>
          <w:rtl/>
        </w:rPr>
        <w:t>.</w:t>
      </w:r>
    </w:p>
    <w:p w:rsidR="00E327C7" w:rsidRDefault="00E327C7" w:rsidP="00E327C7">
      <w:pPr>
        <w:pStyle w:val="ListParagraph"/>
        <w:numPr>
          <w:ilvl w:val="1"/>
          <w:numId w:val="2"/>
        </w:numPr>
        <w:bidi/>
        <w:rPr>
          <w:rtl/>
        </w:rPr>
      </w:pPr>
      <w:r>
        <w:rPr>
          <w:rFonts w:cs="Arial" w:hint="cs"/>
          <w:rtl/>
        </w:rPr>
        <w:t>יכולת</w:t>
      </w:r>
      <w:r>
        <w:rPr>
          <w:rFonts w:cs="Arial"/>
          <w:rtl/>
        </w:rPr>
        <w:t xml:space="preserve"> </w:t>
      </w:r>
      <w:r>
        <w:rPr>
          <w:rFonts w:cs="Arial" w:hint="cs"/>
          <w:rtl/>
        </w:rPr>
        <w:t>להראות</w:t>
      </w:r>
      <w:r>
        <w:rPr>
          <w:rFonts w:cs="Arial"/>
          <w:rtl/>
        </w:rPr>
        <w:t xml:space="preserve"> </w:t>
      </w:r>
      <w:r>
        <w:rPr>
          <w:rFonts w:cs="Arial" w:hint="cs"/>
          <w:rtl/>
        </w:rPr>
        <w:t>פעולות</w:t>
      </w:r>
      <w:r>
        <w:rPr>
          <w:rFonts w:cs="Arial"/>
          <w:rtl/>
        </w:rPr>
        <w:t xml:space="preserve"> </w:t>
      </w:r>
      <w:r>
        <w:rPr>
          <w:rFonts w:cs="Arial" w:hint="cs"/>
          <w:rtl/>
        </w:rPr>
        <w:t>המתרחשות</w:t>
      </w:r>
      <w:r>
        <w:rPr>
          <w:rFonts w:cs="Arial"/>
          <w:rtl/>
        </w:rPr>
        <w:t xml:space="preserve"> </w:t>
      </w:r>
      <w:r>
        <w:rPr>
          <w:rFonts w:cs="Arial" w:hint="cs"/>
          <w:rtl/>
        </w:rPr>
        <w:t>במקביל</w:t>
      </w:r>
      <w:r>
        <w:rPr>
          <w:rFonts w:cs="Arial"/>
          <w:rtl/>
        </w:rPr>
        <w:t>.</w:t>
      </w:r>
    </w:p>
    <w:p w:rsidR="002F27C6" w:rsidRPr="002F27C6" w:rsidRDefault="00E327C7" w:rsidP="00E327C7">
      <w:pPr>
        <w:pStyle w:val="ListParagraph"/>
        <w:numPr>
          <w:ilvl w:val="1"/>
          <w:numId w:val="2"/>
        </w:numPr>
        <w:bidi/>
      </w:pPr>
      <w:r>
        <w:rPr>
          <w:rFonts w:cs="Arial" w:hint="cs"/>
          <w:rtl/>
        </w:rPr>
        <w:t>הדגשת</w:t>
      </w:r>
      <w:r>
        <w:rPr>
          <w:rFonts w:cs="Arial"/>
          <w:rtl/>
        </w:rPr>
        <w:t xml:space="preserve"> </w:t>
      </w:r>
      <w:r>
        <w:rPr>
          <w:rFonts w:cs="Arial" w:hint="cs"/>
          <w:rtl/>
        </w:rPr>
        <w:t>הקלטים</w:t>
      </w:r>
      <w:r>
        <w:rPr>
          <w:rFonts w:cs="Arial"/>
          <w:rtl/>
        </w:rPr>
        <w:t xml:space="preserve"> </w:t>
      </w:r>
      <w:r>
        <w:rPr>
          <w:rFonts w:cs="Arial" w:hint="cs"/>
          <w:rtl/>
        </w:rPr>
        <w:t>והפלטים</w:t>
      </w:r>
      <w:r>
        <w:rPr>
          <w:rFonts w:cs="Arial"/>
          <w:rtl/>
        </w:rPr>
        <w:t xml:space="preserve"> </w:t>
      </w:r>
      <w:r>
        <w:rPr>
          <w:rFonts w:cs="Arial" w:hint="cs"/>
          <w:rtl/>
        </w:rPr>
        <w:t>של</w:t>
      </w:r>
      <w:r>
        <w:rPr>
          <w:rFonts w:cs="Arial"/>
          <w:rtl/>
        </w:rPr>
        <w:t xml:space="preserve"> </w:t>
      </w:r>
      <w:r>
        <w:rPr>
          <w:rFonts w:cs="Arial" w:hint="cs"/>
          <w:rtl/>
        </w:rPr>
        <w:t>הפעולות</w:t>
      </w:r>
      <w:r>
        <w:rPr>
          <w:rFonts w:cs="Arial"/>
          <w:rtl/>
        </w:rPr>
        <w:t xml:space="preserve"> </w:t>
      </w:r>
      <w:r>
        <w:rPr>
          <w:rFonts w:cs="Arial" w:hint="cs"/>
          <w:rtl/>
        </w:rPr>
        <w:t>המתרחשות</w:t>
      </w:r>
      <w:r>
        <w:rPr>
          <w:rFonts w:cs="Arial"/>
          <w:rtl/>
        </w:rPr>
        <w:t xml:space="preserve"> </w:t>
      </w:r>
      <w:r>
        <w:rPr>
          <w:rFonts w:cs="Arial" w:hint="cs"/>
          <w:rtl/>
        </w:rPr>
        <w:t>בתהליך</w:t>
      </w:r>
    </w:p>
    <w:p w:rsidR="008C5BDC" w:rsidRPr="005B748B" w:rsidRDefault="008C5BDC" w:rsidP="008C5BDC">
      <w:pPr>
        <w:bidi/>
        <w:rPr>
          <w:b/>
          <w:bCs/>
          <w:u w:val="single"/>
        </w:rPr>
      </w:pPr>
      <w:r w:rsidRPr="005B748B">
        <w:rPr>
          <w:rFonts w:hint="cs"/>
          <w:b/>
          <w:bCs/>
          <w:u w:val="single"/>
          <w:rtl/>
        </w:rPr>
        <w:t>מתודולוגיות</w:t>
      </w:r>
    </w:p>
    <w:p w:rsidR="00713AD5" w:rsidRPr="00713AD5" w:rsidRDefault="002143EF" w:rsidP="008C5BDC">
      <w:pPr>
        <w:pStyle w:val="ListParagraph"/>
        <w:numPr>
          <w:ilvl w:val="0"/>
          <w:numId w:val="2"/>
        </w:numPr>
        <w:bidi/>
        <w:rPr>
          <w:rtl/>
        </w:rPr>
      </w:pPr>
      <w:r>
        <w:rPr>
          <w:rFonts w:hint="cs"/>
          <w:rtl/>
        </w:rPr>
        <w:t xml:space="preserve">(5 נק') </w:t>
      </w:r>
      <w:r w:rsidR="00713AD5" w:rsidRPr="00713AD5">
        <w:rPr>
          <w:rFonts w:hint="cs"/>
          <w:rtl/>
        </w:rPr>
        <w:t xml:space="preserve">אילו מהטיעונים לגבי מפל המים </w:t>
      </w:r>
      <w:r w:rsidR="00713AD5" w:rsidRPr="00832E99">
        <w:rPr>
          <w:rFonts w:hint="cs"/>
          <w:u w:val="single"/>
          <w:rtl/>
        </w:rPr>
        <w:t>אינו</w:t>
      </w:r>
      <w:r w:rsidR="00713AD5" w:rsidRPr="00713AD5">
        <w:rPr>
          <w:rFonts w:hint="cs"/>
          <w:rtl/>
        </w:rPr>
        <w:t xml:space="preserve"> נכון:</w:t>
      </w:r>
    </w:p>
    <w:p w:rsidR="00713AD5" w:rsidRDefault="00713AD5" w:rsidP="00713AD5">
      <w:pPr>
        <w:pStyle w:val="ListParagraph"/>
        <w:numPr>
          <w:ilvl w:val="1"/>
          <w:numId w:val="2"/>
        </w:numPr>
        <w:bidi/>
      </w:pPr>
      <w:r>
        <w:rPr>
          <w:rFonts w:hint="cs"/>
          <w:rtl/>
        </w:rPr>
        <w:t>מפל המים מתאימה לפרויקטים גדולים במיוחד</w:t>
      </w:r>
    </w:p>
    <w:p w:rsidR="00713AD5" w:rsidRDefault="00713AD5" w:rsidP="00713AD5">
      <w:pPr>
        <w:pStyle w:val="ListParagraph"/>
        <w:numPr>
          <w:ilvl w:val="1"/>
          <w:numId w:val="2"/>
        </w:numPr>
        <w:bidi/>
      </w:pPr>
      <w:r>
        <w:rPr>
          <w:rFonts w:hint="cs"/>
          <w:rtl/>
        </w:rPr>
        <w:t>פיתוח לפי מפל המים אורך זמן רב יותר מפיתוח בגישות אחרות</w:t>
      </w:r>
    </w:p>
    <w:p w:rsidR="00713AD5" w:rsidRDefault="00713AD5" w:rsidP="00713AD5">
      <w:pPr>
        <w:pStyle w:val="ListParagraph"/>
        <w:numPr>
          <w:ilvl w:val="1"/>
          <w:numId w:val="2"/>
        </w:numPr>
        <w:bidi/>
      </w:pPr>
      <w:r>
        <w:rPr>
          <w:rFonts w:hint="cs"/>
          <w:rtl/>
        </w:rPr>
        <w:t>במפל המים המשתמש רואה לראשונה את המערכת רק לאחר סיום הפיתוח שלה</w:t>
      </w:r>
    </w:p>
    <w:p w:rsidR="00713AD5" w:rsidRPr="00D13D8E" w:rsidRDefault="00713AD5" w:rsidP="00713AD5">
      <w:pPr>
        <w:pStyle w:val="ListParagraph"/>
        <w:numPr>
          <w:ilvl w:val="1"/>
          <w:numId w:val="2"/>
        </w:numPr>
        <w:bidi/>
        <w:rPr>
          <w:color w:val="FF0000"/>
        </w:rPr>
      </w:pPr>
      <w:r w:rsidRPr="00D13D8E">
        <w:rPr>
          <w:rFonts w:hint="cs"/>
          <w:color w:val="FF0000"/>
          <w:rtl/>
        </w:rPr>
        <w:t>טיעונים א ו-ב אינם נכונים</w:t>
      </w:r>
    </w:p>
    <w:p w:rsidR="00713AD5" w:rsidRDefault="00713AD5" w:rsidP="00713AD5">
      <w:pPr>
        <w:pStyle w:val="ListParagraph"/>
        <w:numPr>
          <w:ilvl w:val="1"/>
          <w:numId w:val="2"/>
        </w:numPr>
        <w:bidi/>
      </w:pPr>
      <w:r>
        <w:rPr>
          <w:rFonts w:hint="cs"/>
          <w:rtl/>
        </w:rPr>
        <w:t>כל הטיעונים אינם נכונים</w:t>
      </w:r>
    </w:p>
    <w:p w:rsidR="00713AD5" w:rsidRDefault="002143EF" w:rsidP="00713AD5">
      <w:pPr>
        <w:pStyle w:val="ListParagraph"/>
        <w:numPr>
          <w:ilvl w:val="0"/>
          <w:numId w:val="2"/>
        </w:numPr>
        <w:bidi/>
      </w:pPr>
      <w:r>
        <w:rPr>
          <w:rFonts w:hint="cs"/>
          <w:rtl/>
        </w:rPr>
        <w:t xml:space="preserve">(5 נק') </w:t>
      </w:r>
      <w:r w:rsidR="00713AD5">
        <w:rPr>
          <w:rFonts w:hint="cs"/>
          <w:rtl/>
        </w:rPr>
        <w:t xml:space="preserve">ההבדל בין </w:t>
      </w:r>
      <w:r w:rsidR="00713AD5">
        <w:t>scrum</w:t>
      </w:r>
      <w:r w:rsidR="00713AD5">
        <w:rPr>
          <w:rFonts w:hint="cs"/>
          <w:rtl/>
        </w:rPr>
        <w:t xml:space="preserve"> ו </w:t>
      </w:r>
      <w:r w:rsidR="00713AD5">
        <w:rPr>
          <w:rtl/>
        </w:rPr>
        <w:t>–</w:t>
      </w:r>
      <w:r w:rsidR="00713AD5">
        <w:rPr>
          <w:rFonts w:hint="cs"/>
          <w:rtl/>
        </w:rPr>
        <w:t xml:space="preserve"> </w:t>
      </w:r>
      <w:r w:rsidR="00713AD5">
        <w:rPr>
          <w:rFonts w:hint="cs"/>
        </w:rPr>
        <w:t>XP</w:t>
      </w:r>
      <w:r w:rsidR="00713AD5">
        <w:rPr>
          <w:rFonts w:hint="cs"/>
          <w:rtl/>
        </w:rPr>
        <w:t xml:space="preserve"> הוא:</w:t>
      </w:r>
    </w:p>
    <w:p w:rsidR="00713AD5" w:rsidRDefault="00713AD5" w:rsidP="00713AD5">
      <w:pPr>
        <w:pStyle w:val="ListParagraph"/>
        <w:numPr>
          <w:ilvl w:val="1"/>
          <w:numId w:val="2"/>
        </w:numPr>
        <w:bidi/>
      </w:pPr>
      <w:r>
        <w:rPr>
          <w:rFonts w:hint="cs"/>
          <w:rtl/>
        </w:rPr>
        <w:t>ב-</w:t>
      </w:r>
      <w:r>
        <w:t xml:space="preserve">scrum </w:t>
      </w:r>
      <w:r>
        <w:rPr>
          <w:rFonts w:hint="cs"/>
          <w:rtl/>
        </w:rPr>
        <w:t xml:space="preserve"> סבבי הפיתוח קצרים יותר מב </w:t>
      </w:r>
      <w:r>
        <w:rPr>
          <w:rtl/>
        </w:rPr>
        <w:t>–</w:t>
      </w:r>
      <w:r>
        <w:rPr>
          <w:rFonts w:hint="cs"/>
          <w:rtl/>
        </w:rPr>
        <w:t xml:space="preserve"> </w:t>
      </w:r>
      <w:r>
        <w:rPr>
          <w:rFonts w:hint="cs"/>
        </w:rPr>
        <w:t>XP</w:t>
      </w:r>
    </w:p>
    <w:p w:rsidR="00713AD5" w:rsidRDefault="00713AD5" w:rsidP="00713AD5">
      <w:pPr>
        <w:pStyle w:val="ListParagraph"/>
        <w:numPr>
          <w:ilvl w:val="1"/>
          <w:numId w:val="2"/>
        </w:numPr>
        <w:bidi/>
      </w:pPr>
      <w:r>
        <w:rPr>
          <w:rFonts w:hint="cs"/>
          <w:rtl/>
        </w:rPr>
        <w:t xml:space="preserve">ב </w:t>
      </w:r>
      <w:r>
        <w:rPr>
          <w:rtl/>
        </w:rPr>
        <w:t>–</w:t>
      </w:r>
      <w:r>
        <w:rPr>
          <w:rFonts w:hint="cs"/>
        </w:rPr>
        <w:t>XP</w:t>
      </w:r>
      <w:r>
        <w:rPr>
          <w:rFonts w:hint="cs"/>
          <w:rtl/>
        </w:rPr>
        <w:t xml:space="preserve"> נהוג לעבוד בצוותים קטנים יותר</w:t>
      </w:r>
    </w:p>
    <w:p w:rsidR="00713AD5" w:rsidRPr="00D13D8E" w:rsidRDefault="00713AD5" w:rsidP="00713AD5">
      <w:pPr>
        <w:pStyle w:val="ListParagraph"/>
        <w:numPr>
          <w:ilvl w:val="1"/>
          <w:numId w:val="2"/>
        </w:numPr>
        <w:bidi/>
        <w:rPr>
          <w:color w:val="FF0000"/>
        </w:rPr>
      </w:pPr>
      <w:r w:rsidRPr="00D13D8E">
        <w:rPr>
          <w:rFonts w:hint="cs"/>
          <w:color w:val="FF0000"/>
        </w:rPr>
        <w:lastRenderedPageBreak/>
        <w:t>XP</w:t>
      </w:r>
      <w:r w:rsidRPr="00D13D8E">
        <w:rPr>
          <w:rFonts w:hint="cs"/>
          <w:color w:val="FF0000"/>
          <w:rtl/>
        </w:rPr>
        <w:t xml:space="preserve"> שם דגש על עקרונות פיתוח תוכנה ובדיקות </w:t>
      </w:r>
    </w:p>
    <w:p w:rsidR="00713AD5" w:rsidRDefault="00713AD5" w:rsidP="00713AD5">
      <w:pPr>
        <w:pStyle w:val="ListParagraph"/>
        <w:numPr>
          <w:ilvl w:val="1"/>
          <w:numId w:val="2"/>
        </w:numPr>
        <w:bidi/>
      </w:pPr>
      <w:r>
        <w:rPr>
          <w:rFonts w:hint="cs"/>
          <w:rtl/>
        </w:rPr>
        <w:t>ב' ו-ג' נכונות</w:t>
      </w:r>
    </w:p>
    <w:p w:rsidR="00713AD5" w:rsidRDefault="00713AD5" w:rsidP="00713AD5">
      <w:pPr>
        <w:pStyle w:val="ListParagraph"/>
        <w:numPr>
          <w:ilvl w:val="1"/>
          <w:numId w:val="2"/>
        </w:numPr>
        <w:bidi/>
      </w:pPr>
      <w:r>
        <w:rPr>
          <w:rFonts w:hint="cs"/>
          <w:rtl/>
        </w:rPr>
        <w:t>כל התשובות נכונות</w:t>
      </w:r>
    </w:p>
    <w:p w:rsidR="00713AD5" w:rsidRDefault="002143EF" w:rsidP="00713AD5">
      <w:pPr>
        <w:pStyle w:val="ListParagraph"/>
        <w:numPr>
          <w:ilvl w:val="0"/>
          <w:numId w:val="2"/>
        </w:numPr>
        <w:bidi/>
      </w:pPr>
      <w:r>
        <w:rPr>
          <w:rFonts w:hint="cs"/>
          <w:rtl/>
        </w:rPr>
        <w:t xml:space="preserve">(5 נק') </w:t>
      </w:r>
      <w:r w:rsidR="00713AD5">
        <w:rPr>
          <w:rFonts w:hint="cs"/>
          <w:rtl/>
        </w:rPr>
        <w:t xml:space="preserve">אילו מהטיעונים הבאים </w:t>
      </w:r>
      <w:r w:rsidR="00713AD5" w:rsidRPr="00832E99">
        <w:rPr>
          <w:rFonts w:hint="cs"/>
          <w:u w:val="single"/>
          <w:rtl/>
        </w:rPr>
        <w:t>אינו</w:t>
      </w:r>
      <w:r w:rsidR="00713AD5">
        <w:rPr>
          <w:rFonts w:hint="cs"/>
          <w:rtl/>
        </w:rPr>
        <w:t xml:space="preserve"> נכון לגבי מודל הספירלה</w:t>
      </w:r>
    </w:p>
    <w:p w:rsidR="00713AD5" w:rsidRDefault="00713AD5" w:rsidP="00713AD5">
      <w:pPr>
        <w:pStyle w:val="ListParagraph"/>
        <w:numPr>
          <w:ilvl w:val="1"/>
          <w:numId w:val="2"/>
        </w:numPr>
        <w:bidi/>
      </w:pPr>
      <w:r>
        <w:rPr>
          <w:rFonts w:hint="cs"/>
          <w:rtl/>
        </w:rPr>
        <w:t>הדגש של מודל הספירלה הוא על ניתוח ומזעור סיכונים</w:t>
      </w:r>
    </w:p>
    <w:p w:rsidR="00713AD5" w:rsidRDefault="00832E99" w:rsidP="00713AD5">
      <w:pPr>
        <w:pStyle w:val="ListParagraph"/>
        <w:numPr>
          <w:ilvl w:val="1"/>
          <w:numId w:val="2"/>
        </w:numPr>
        <w:bidi/>
      </w:pPr>
      <w:r>
        <w:rPr>
          <w:rFonts w:hint="cs"/>
          <w:rtl/>
        </w:rPr>
        <w:t>ספירלה היא למעשה אוסף של מפלי מים קטנים המבוצעים זה אחר זה</w:t>
      </w:r>
    </w:p>
    <w:p w:rsidR="00832E99" w:rsidRDefault="00832E99" w:rsidP="00832E99">
      <w:pPr>
        <w:pStyle w:val="ListParagraph"/>
        <w:numPr>
          <w:ilvl w:val="1"/>
          <w:numId w:val="2"/>
        </w:numPr>
        <w:bidi/>
      </w:pPr>
      <w:r>
        <w:rPr>
          <w:rFonts w:hint="cs"/>
          <w:rtl/>
        </w:rPr>
        <w:t>בסוף כל איטרציה (סיבוב בספירלה) מפותח אב טיפוס של המערכת לצורך מזעור סיכונים</w:t>
      </w:r>
    </w:p>
    <w:p w:rsidR="00832E99" w:rsidRPr="00BC5AE7" w:rsidRDefault="00832E99" w:rsidP="00832E99">
      <w:pPr>
        <w:pStyle w:val="ListParagraph"/>
        <w:numPr>
          <w:ilvl w:val="1"/>
          <w:numId w:val="2"/>
        </w:numPr>
        <w:bidi/>
        <w:rPr>
          <w:color w:val="FF0000"/>
        </w:rPr>
      </w:pPr>
      <w:r w:rsidRPr="00BC5AE7">
        <w:rPr>
          <w:rFonts w:hint="cs"/>
          <w:color w:val="FF0000"/>
          <w:rtl/>
        </w:rPr>
        <w:t xml:space="preserve">טיעונים ב' ו </w:t>
      </w:r>
      <w:r w:rsidRPr="00BC5AE7">
        <w:rPr>
          <w:color w:val="FF0000"/>
          <w:rtl/>
        </w:rPr>
        <w:t>–</w:t>
      </w:r>
      <w:r w:rsidRPr="00BC5AE7">
        <w:rPr>
          <w:rFonts w:hint="cs"/>
          <w:color w:val="FF0000"/>
          <w:rtl/>
        </w:rPr>
        <w:t xml:space="preserve"> ג' אינם נכונים</w:t>
      </w:r>
    </w:p>
    <w:p w:rsidR="00832E99" w:rsidRDefault="00832E99" w:rsidP="00832E99">
      <w:pPr>
        <w:pStyle w:val="ListParagraph"/>
        <w:numPr>
          <w:ilvl w:val="1"/>
          <w:numId w:val="2"/>
        </w:numPr>
        <w:bidi/>
      </w:pPr>
      <w:r>
        <w:rPr>
          <w:rFonts w:hint="cs"/>
          <w:rtl/>
        </w:rPr>
        <w:t>כל הטיעונים נכונים</w:t>
      </w:r>
    </w:p>
    <w:p w:rsidR="00C242C2" w:rsidRDefault="00C242C2" w:rsidP="00C242C2">
      <w:pPr>
        <w:pStyle w:val="ListParagraph"/>
        <w:bidi/>
        <w:ind w:left="1440"/>
      </w:pPr>
    </w:p>
    <w:p w:rsidR="00832E99" w:rsidRDefault="00B30E8D" w:rsidP="008518A2">
      <w:pPr>
        <w:pStyle w:val="ListParagraph"/>
        <w:numPr>
          <w:ilvl w:val="0"/>
          <w:numId w:val="2"/>
        </w:numPr>
        <w:bidi/>
        <w:spacing w:before="120"/>
        <w:ind w:left="714" w:hanging="357"/>
      </w:pPr>
      <w:r>
        <w:rPr>
          <w:rFonts w:hint="cs"/>
          <w:rtl/>
        </w:rPr>
        <w:t xml:space="preserve">לגבי המשפטים הבאים </w:t>
      </w:r>
      <w:r>
        <w:rPr>
          <w:rtl/>
        </w:rPr>
        <w:t>–</w:t>
      </w:r>
      <w:r>
        <w:rPr>
          <w:rFonts w:hint="cs"/>
          <w:rtl/>
        </w:rPr>
        <w:t xml:space="preserve"> ציין נכון/לא נכון</w:t>
      </w:r>
      <w:r w:rsidR="00C242C2">
        <w:rPr>
          <w:rFonts w:hint="cs"/>
          <w:rtl/>
        </w:rPr>
        <w:t xml:space="preserve"> </w:t>
      </w:r>
      <w:r w:rsidR="008518A2">
        <w:rPr>
          <w:rFonts w:hint="cs"/>
          <w:rtl/>
        </w:rPr>
        <w:t xml:space="preserve">והוסף הסבר קצר </w:t>
      </w:r>
      <w:r w:rsidR="00C242C2">
        <w:rPr>
          <w:rFonts w:hint="cs"/>
          <w:rtl/>
        </w:rPr>
        <w:t>(2 נקודות לכל משפט)</w:t>
      </w:r>
      <w:r w:rsidR="003F653A">
        <w:rPr>
          <w:rFonts w:hint="cs"/>
          <w:rtl/>
        </w:rPr>
        <w:t>:</w:t>
      </w:r>
    </w:p>
    <w:tbl>
      <w:tblPr>
        <w:tblStyle w:val="TableGrid"/>
        <w:bidiVisual/>
        <w:tblW w:w="0" w:type="auto"/>
        <w:tblInd w:w="720" w:type="dxa"/>
        <w:tblLook w:val="04A0" w:firstRow="1" w:lastRow="0" w:firstColumn="1" w:lastColumn="0" w:noHBand="0" w:noVBand="1"/>
      </w:tblPr>
      <w:tblGrid>
        <w:gridCol w:w="425"/>
        <w:gridCol w:w="3246"/>
        <w:gridCol w:w="546"/>
        <w:gridCol w:w="504"/>
        <w:gridCol w:w="3081"/>
      </w:tblGrid>
      <w:tr w:rsidR="00FC0F78" w:rsidTr="008518A2">
        <w:tc>
          <w:tcPr>
            <w:tcW w:w="425" w:type="dxa"/>
          </w:tcPr>
          <w:p w:rsidR="00FC0F78" w:rsidRDefault="00FC0F78" w:rsidP="00B30E8D">
            <w:pPr>
              <w:pStyle w:val="ListParagraph"/>
              <w:bidi/>
              <w:ind w:left="0"/>
              <w:rPr>
                <w:rtl/>
              </w:rPr>
            </w:pPr>
          </w:p>
        </w:tc>
        <w:tc>
          <w:tcPr>
            <w:tcW w:w="3246" w:type="dxa"/>
          </w:tcPr>
          <w:p w:rsidR="00FC0F78" w:rsidRDefault="00FC0F78" w:rsidP="00B30E8D">
            <w:pPr>
              <w:pStyle w:val="ListParagraph"/>
              <w:bidi/>
              <w:ind w:left="0"/>
              <w:rPr>
                <w:rtl/>
              </w:rPr>
            </w:pPr>
          </w:p>
        </w:tc>
        <w:tc>
          <w:tcPr>
            <w:tcW w:w="546" w:type="dxa"/>
          </w:tcPr>
          <w:p w:rsidR="00FC0F78" w:rsidRDefault="00FC0F78" w:rsidP="00B30E8D">
            <w:pPr>
              <w:pStyle w:val="ListParagraph"/>
              <w:bidi/>
              <w:ind w:left="0"/>
              <w:rPr>
                <w:rtl/>
              </w:rPr>
            </w:pPr>
            <w:r>
              <w:rPr>
                <w:rFonts w:hint="cs"/>
                <w:rtl/>
              </w:rPr>
              <w:t>נכון</w:t>
            </w:r>
          </w:p>
        </w:tc>
        <w:tc>
          <w:tcPr>
            <w:tcW w:w="504" w:type="dxa"/>
          </w:tcPr>
          <w:p w:rsidR="00FC0F78" w:rsidRDefault="00FC0F78" w:rsidP="00B30E8D">
            <w:pPr>
              <w:pStyle w:val="ListParagraph"/>
              <w:bidi/>
              <w:ind w:left="0"/>
              <w:rPr>
                <w:rtl/>
              </w:rPr>
            </w:pPr>
            <w:r>
              <w:rPr>
                <w:rFonts w:hint="cs"/>
                <w:rtl/>
              </w:rPr>
              <w:t>לא נכון</w:t>
            </w:r>
          </w:p>
        </w:tc>
        <w:tc>
          <w:tcPr>
            <w:tcW w:w="3081" w:type="dxa"/>
          </w:tcPr>
          <w:p w:rsidR="00FC0F78" w:rsidRDefault="00FC0F78" w:rsidP="00B30E8D">
            <w:pPr>
              <w:pStyle w:val="ListParagraph"/>
              <w:bidi/>
              <w:ind w:left="0"/>
              <w:rPr>
                <w:rtl/>
              </w:rPr>
            </w:pPr>
            <w:r>
              <w:rPr>
                <w:rFonts w:hint="cs"/>
                <w:rtl/>
              </w:rPr>
              <w:t>הסבר</w:t>
            </w:r>
          </w:p>
        </w:tc>
      </w:tr>
      <w:tr w:rsidR="00FC0F78" w:rsidTr="008518A2">
        <w:tc>
          <w:tcPr>
            <w:tcW w:w="425" w:type="dxa"/>
          </w:tcPr>
          <w:p w:rsidR="00FC0F78" w:rsidRDefault="00FC0F78" w:rsidP="00B30E8D">
            <w:pPr>
              <w:pStyle w:val="ListParagraph"/>
              <w:bidi/>
              <w:ind w:left="0"/>
              <w:rPr>
                <w:rtl/>
              </w:rPr>
            </w:pPr>
            <w:r>
              <w:rPr>
                <w:rFonts w:hint="cs"/>
                <w:rtl/>
              </w:rPr>
              <w:t>א</w:t>
            </w:r>
          </w:p>
        </w:tc>
        <w:tc>
          <w:tcPr>
            <w:tcW w:w="3246" w:type="dxa"/>
          </w:tcPr>
          <w:p w:rsidR="00FC0F78" w:rsidRDefault="00FC0F78" w:rsidP="003F653A">
            <w:pPr>
              <w:pStyle w:val="ListParagraph"/>
              <w:bidi/>
              <w:ind w:left="0"/>
            </w:pPr>
            <w:r>
              <w:rPr>
                <w:rFonts w:hint="cs"/>
                <w:rtl/>
              </w:rPr>
              <w:t xml:space="preserve">ניתן לפתח מערכת תוך שילוב בין מודל הספירלה לבין גישת </w:t>
            </w:r>
            <w:r>
              <w:t>agile</w:t>
            </w:r>
            <w:r>
              <w:rPr>
                <w:rFonts w:hint="cs"/>
              </w:rPr>
              <w:t xml:space="preserve"> </w:t>
            </w:r>
            <w:r>
              <w:rPr>
                <w:rFonts w:hint="cs"/>
                <w:rtl/>
              </w:rPr>
              <w:t xml:space="preserve"> כמו </w:t>
            </w:r>
            <w:r>
              <w:t>scrum</w:t>
            </w:r>
          </w:p>
        </w:tc>
        <w:tc>
          <w:tcPr>
            <w:tcW w:w="546" w:type="dxa"/>
          </w:tcPr>
          <w:p w:rsidR="00FC0F78" w:rsidRDefault="00FC0F78" w:rsidP="00B30E8D">
            <w:pPr>
              <w:pStyle w:val="ListParagraph"/>
              <w:bidi/>
              <w:ind w:left="0"/>
              <w:rPr>
                <w:rtl/>
              </w:rPr>
            </w:pPr>
          </w:p>
        </w:tc>
        <w:tc>
          <w:tcPr>
            <w:tcW w:w="504" w:type="dxa"/>
          </w:tcPr>
          <w:p w:rsidR="00FC0F78" w:rsidRPr="008518A2" w:rsidRDefault="008518A2" w:rsidP="00B30E8D">
            <w:pPr>
              <w:pStyle w:val="ListParagraph"/>
              <w:bidi/>
              <w:ind w:left="0"/>
              <w:rPr>
                <w:color w:val="FF0000"/>
                <w:rtl/>
              </w:rPr>
            </w:pPr>
            <w:r w:rsidRPr="008518A2">
              <w:rPr>
                <w:rFonts w:hint="cs"/>
                <w:color w:val="FF0000"/>
              </w:rPr>
              <w:t>V</w:t>
            </w:r>
          </w:p>
        </w:tc>
        <w:tc>
          <w:tcPr>
            <w:tcW w:w="3081" w:type="dxa"/>
          </w:tcPr>
          <w:p w:rsidR="00FC0F78" w:rsidRPr="008518A2" w:rsidRDefault="008518A2" w:rsidP="00B30E8D">
            <w:pPr>
              <w:pStyle w:val="ListParagraph"/>
              <w:bidi/>
              <w:ind w:left="0"/>
              <w:rPr>
                <w:color w:val="FF0000"/>
                <w:rtl/>
              </w:rPr>
            </w:pPr>
            <w:r w:rsidRPr="008518A2">
              <w:rPr>
                <w:rFonts w:hint="cs"/>
                <w:color w:val="FF0000"/>
                <w:rtl/>
              </w:rPr>
              <w:t xml:space="preserve">הגישות סותרות זו את זו </w:t>
            </w:r>
            <w:r w:rsidRPr="008518A2">
              <w:rPr>
                <w:color w:val="FF0000"/>
                <w:rtl/>
              </w:rPr>
              <w:t>–</w:t>
            </w:r>
            <w:r w:rsidRPr="008518A2">
              <w:rPr>
                <w:rFonts w:hint="cs"/>
                <w:color w:val="FF0000"/>
                <w:rtl/>
              </w:rPr>
              <w:t xml:space="preserve"> במהלך </w:t>
            </w:r>
            <w:r w:rsidRPr="008518A2">
              <w:rPr>
                <w:color w:val="FF0000"/>
              </w:rPr>
              <w:t>sprint</w:t>
            </w:r>
            <w:r w:rsidRPr="008518A2">
              <w:rPr>
                <w:rFonts w:hint="cs"/>
                <w:color w:val="FF0000"/>
                <w:rtl/>
              </w:rPr>
              <w:t xml:space="preserve"> של סקראם אי אפשר לבצע ניתוח סיכונים</w:t>
            </w:r>
          </w:p>
        </w:tc>
      </w:tr>
      <w:tr w:rsidR="00FC0F78" w:rsidTr="008518A2">
        <w:tc>
          <w:tcPr>
            <w:tcW w:w="425" w:type="dxa"/>
          </w:tcPr>
          <w:p w:rsidR="00FC0F78" w:rsidRDefault="00FC0F78" w:rsidP="00B30E8D">
            <w:pPr>
              <w:pStyle w:val="ListParagraph"/>
              <w:bidi/>
              <w:ind w:left="0"/>
              <w:rPr>
                <w:rtl/>
              </w:rPr>
            </w:pPr>
            <w:r>
              <w:rPr>
                <w:rFonts w:hint="cs"/>
                <w:rtl/>
              </w:rPr>
              <w:t>ב</w:t>
            </w:r>
          </w:p>
        </w:tc>
        <w:tc>
          <w:tcPr>
            <w:tcW w:w="3246" w:type="dxa"/>
          </w:tcPr>
          <w:p w:rsidR="00FC0F78" w:rsidRDefault="00FC0F78" w:rsidP="00B30E8D">
            <w:pPr>
              <w:pStyle w:val="ListParagraph"/>
              <w:bidi/>
              <w:ind w:left="0"/>
              <w:rPr>
                <w:rtl/>
              </w:rPr>
            </w:pPr>
            <w:r>
              <w:rPr>
                <w:rFonts w:hint="cs"/>
                <w:rtl/>
              </w:rPr>
              <w:t>מומלץ להשתמש במודל מפל המים כאשר זמן הפיתוח צפוי להימשך יותר משישה חודשים עם צוות של מעל 6 מפתחים</w:t>
            </w:r>
          </w:p>
        </w:tc>
        <w:tc>
          <w:tcPr>
            <w:tcW w:w="546" w:type="dxa"/>
          </w:tcPr>
          <w:p w:rsidR="00FC0F78" w:rsidRDefault="00FC0F78" w:rsidP="00B30E8D">
            <w:pPr>
              <w:pStyle w:val="ListParagraph"/>
              <w:bidi/>
              <w:ind w:left="0"/>
              <w:rPr>
                <w:rtl/>
              </w:rPr>
            </w:pPr>
          </w:p>
        </w:tc>
        <w:tc>
          <w:tcPr>
            <w:tcW w:w="504" w:type="dxa"/>
          </w:tcPr>
          <w:p w:rsidR="00FC0F78" w:rsidRPr="008518A2" w:rsidRDefault="008518A2" w:rsidP="00B30E8D">
            <w:pPr>
              <w:pStyle w:val="ListParagraph"/>
              <w:bidi/>
              <w:ind w:left="0"/>
              <w:rPr>
                <w:color w:val="FF0000"/>
                <w:rtl/>
              </w:rPr>
            </w:pPr>
            <w:r w:rsidRPr="008518A2">
              <w:rPr>
                <w:rFonts w:hint="cs"/>
                <w:color w:val="FF0000"/>
              </w:rPr>
              <w:t>V</w:t>
            </w:r>
          </w:p>
        </w:tc>
        <w:tc>
          <w:tcPr>
            <w:tcW w:w="3081" w:type="dxa"/>
          </w:tcPr>
          <w:p w:rsidR="00FC0F78" w:rsidRPr="008518A2" w:rsidRDefault="008518A2" w:rsidP="00B30E8D">
            <w:pPr>
              <w:pStyle w:val="ListParagraph"/>
              <w:bidi/>
              <w:ind w:left="0"/>
              <w:rPr>
                <w:color w:val="FF0000"/>
                <w:rtl/>
              </w:rPr>
            </w:pPr>
            <w:r w:rsidRPr="008518A2">
              <w:rPr>
                <w:rFonts w:hint="cs"/>
                <w:color w:val="FF0000"/>
                <w:rtl/>
              </w:rPr>
              <w:t>ההיפך הוא הנכון</w:t>
            </w:r>
          </w:p>
        </w:tc>
      </w:tr>
      <w:tr w:rsidR="00FC0F78" w:rsidTr="008518A2">
        <w:tc>
          <w:tcPr>
            <w:tcW w:w="425" w:type="dxa"/>
          </w:tcPr>
          <w:p w:rsidR="00FC0F78" w:rsidRDefault="00FC0F78" w:rsidP="00B30E8D">
            <w:pPr>
              <w:pStyle w:val="ListParagraph"/>
              <w:bidi/>
              <w:ind w:left="0"/>
              <w:rPr>
                <w:rtl/>
              </w:rPr>
            </w:pPr>
            <w:r>
              <w:rPr>
                <w:rFonts w:hint="cs"/>
                <w:rtl/>
              </w:rPr>
              <w:t>ג</w:t>
            </w:r>
          </w:p>
        </w:tc>
        <w:tc>
          <w:tcPr>
            <w:tcW w:w="3246" w:type="dxa"/>
          </w:tcPr>
          <w:p w:rsidR="00FC0F78" w:rsidRDefault="00FC0F78" w:rsidP="000B371C">
            <w:pPr>
              <w:pStyle w:val="ListParagraph"/>
              <w:bidi/>
              <w:ind w:left="0"/>
              <w:rPr>
                <w:rtl/>
              </w:rPr>
            </w:pPr>
            <w:r>
              <w:rPr>
                <w:rFonts w:hint="cs"/>
                <w:rtl/>
              </w:rPr>
              <w:t xml:space="preserve">שיטת </w:t>
            </w:r>
            <w:r>
              <w:rPr>
                <w:rFonts w:hint="cs"/>
              </w:rPr>
              <w:t>RUP</w:t>
            </w:r>
            <w:r>
              <w:rPr>
                <w:rFonts w:hint="cs"/>
                <w:rtl/>
              </w:rPr>
              <w:t xml:space="preserve"> היא סוג של מודל תוספתי</w:t>
            </w:r>
          </w:p>
        </w:tc>
        <w:tc>
          <w:tcPr>
            <w:tcW w:w="546" w:type="dxa"/>
          </w:tcPr>
          <w:p w:rsidR="00FC0F78" w:rsidRPr="008518A2" w:rsidRDefault="008518A2" w:rsidP="00B30E8D">
            <w:pPr>
              <w:pStyle w:val="ListParagraph"/>
              <w:bidi/>
              <w:ind w:left="0"/>
              <w:rPr>
                <w:color w:val="FF0000"/>
                <w:rtl/>
              </w:rPr>
            </w:pPr>
            <w:r w:rsidRPr="008518A2">
              <w:rPr>
                <w:rFonts w:hint="cs"/>
                <w:color w:val="FF0000"/>
              </w:rPr>
              <w:t>V</w:t>
            </w:r>
          </w:p>
        </w:tc>
        <w:tc>
          <w:tcPr>
            <w:tcW w:w="504" w:type="dxa"/>
          </w:tcPr>
          <w:p w:rsidR="00FC0F78" w:rsidRPr="008518A2" w:rsidRDefault="00FC0F78" w:rsidP="00B30E8D">
            <w:pPr>
              <w:pStyle w:val="ListParagraph"/>
              <w:bidi/>
              <w:ind w:left="0"/>
              <w:rPr>
                <w:color w:val="FF0000"/>
                <w:rtl/>
              </w:rPr>
            </w:pPr>
          </w:p>
        </w:tc>
        <w:tc>
          <w:tcPr>
            <w:tcW w:w="3081" w:type="dxa"/>
          </w:tcPr>
          <w:p w:rsidR="00FC0F78" w:rsidRPr="008518A2" w:rsidRDefault="008518A2" w:rsidP="00B30E8D">
            <w:pPr>
              <w:pStyle w:val="ListParagraph"/>
              <w:bidi/>
              <w:ind w:left="0"/>
              <w:rPr>
                <w:color w:val="FF0000"/>
                <w:rtl/>
              </w:rPr>
            </w:pPr>
            <w:r w:rsidRPr="008518A2">
              <w:rPr>
                <w:rFonts w:hint="cs"/>
                <w:color w:val="FF0000"/>
              </w:rPr>
              <w:t>RUP</w:t>
            </w:r>
            <w:r w:rsidRPr="008518A2">
              <w:rPr>
                <w:rFonts w:hint="cs"/>
                <w:color w:val="FF0000"/>
                <w:rtl/>
              </w:rPr>
              <w:t xml:space="preserve"> </w:t>
            </w:r>
            <w:r w:rsidRPr="008518A2">
              <w:rPr>
                <w:rFonts w:hint="cs"/>
                <w:color w:val="FF0000"/>
              </w:rPr>
              <w:t xml:space="preserve"> </w:t>
            </w:r>
            <w:r w:rsidRPr="008518A2">
              <w:rPr>
                <w:rFonts w:hint="cs"/>
                <w:color w:val="FF0000"/>
                <w:rtl/>
              </w:rPr>
              <w:t>היא גישה מסחרית שבה בכל איטרציה נוספת תכולה למערכת</w:t>
            </w:r>
          </w:p>
        </w:tc>
      </w:tr>
      <w:tr w:rsidR="00FC0F78" w:rsidTr="008518A2">
        <w:tc>
          <w:tcPr>
            <w:tcW w:w="425" w:type="dxa"/>
          </w:tcPr>
          <w:p w:rsidR="00FC0F78" w:rsidRDefault="00FC0F78" w:rsidP="00B30E8D">
            <w:pPr>
              <w:pStyle w:val="ListParagraph"/>
              <w:bidi/>
              <w:ind w:left="0"/>
              <w:rPr>
                <w:rtl/>
              </w:rPr>
            </w:pPr>
            <w:r>
              <w:rPr>
                <w:rFonts w:hint="cs"/>
                <w:rtl/>
              </w:rPr>
              <w:t>ד</w:t>
            </w:r>
          </w:p>
        </w:tc>
        <w:tc>
          <w:tcPr>
            <w:tcW w:w="3246" w:type="dxa"/>
          </w:tcPr>
          <w:p w:rsidR="00FC0F78" w:rsidRDefault="00FC0F78" w:rsidP="00B30E8D">
            <w:pPr>
              <w:pStyle w:val="ListParagraph"/>
              <w:bidi/>
              <w:ind w:left="0"/>
              <w:rPr>
                <w:rtl/>
              </w:rPr>
            </w:pPr>
            <w:r>
              <w:rPr>
                <w:rFonts w:hint="cs"/>
                <w:rtl/>
              </w:rPr>
              <w:t xml:space="preserve">אחד ההבדלים </w:t>
            </w:r>
            <w:r w:rsidR="008518A2">
              <w:rPr>
                <w:rFonts w:hint="cs"/>
                <w:rtl/>
              </w:rPr>
              <w:t>המשמעותיים</w:t>
            </w:r>
            <w:r>
              <w:rPr>
                <w:rFonts w:hint="cs"/>
                <w:rtl/>
              </w:rPr>
              <w:t xml:space="preserve"> בין המודל התוספתי לגישת </w:t>
            </w:r>
            <w:r>
              <w:t>agile</w:t>
            </w:r>
            <w:r>
              <w:rPr>
                <w:rFonts w:hint="cs"/>
                <w:rtl/>
              </w:rPr>
              <w:t xml:space="preserve"> הוא משך כל איטרציה</w:t>
            </w:r>
          </w:p>
        </w:tc>
        <w:tc>
          <w:tcPr>
            <w:tcW w:w="546" w:type="dxa"/>
          </w:tcPr>
          <w:p w:rsidR="00FC0F78" w:rsidRPr="008518A2" w:rsidRDefault="008518A2" w:rsidP="00B30E8D">
            <w:pPr>
              <w:pStyle w:val="ListParagraph"/>
              <w:bidi/>
              <w:ind w:left="0"/>
              <w:rPr>
                <w:color w:val="FF0000"/>
                <w:rtl/>
              </w:rPr>
            </w:pPr>
            <w:r w:rsidRPr="008518A2">
              <w:rPr>
                <w:rFonts w:hint="cs"/>
                <w:color w:val="FF0000"/>
              </w:rPr>
              <w:t>V</w:t>
            </w:r>
          </w:p>
        </w:tc>
        <w:tc>
          <w:tcPr>
            <w:tcW w:w="504" w:type="dxa"/>
          </w:tcPr>
          <w:p w:rsidR="00FC0F78" w:rsidRPr="008518A2" w:rsidRDefault="00FC0F78" w:rsidP="00B30E8D">
            <w:pPr>
              <w:pStyle w:val="ListParagraph"/>
              <w:bidi/>
              <w:ind w:left="0"/>
              <w:rPr>
                <w:color w:val="FF0000"/>
                <w:rtl/>
              </w:rPr>
            </w:pPr>
          </w:p>
        </w:tc>
        <w:tc>
          <w:tcPr>
            <w:tcW w:w="3081" w:type="dxa"/>
          </w:tcPr>
          <w:p w:rsidR="00FC0F78" w:rsidRPr="008518A2" w:rsidRDefault="008518A2" w:rsidP="00B30E8D">
            <w:pPr>
              <w:pStyle w:val="ListParagraph"/>
              <w:bidi/>
              <w:ind w:left="0"/>
              <w:rPr>
                <w:color w:val="FF0000"/>
                <w:rtl/>
              </w:rPr>
            </w:pPr>
            <w:r w:rsidRPr="008518A2">
              <w:rPr>
                <w:rFonts w:hint="cs"/>
                <w:color w:val="FF0000"/>
                <w:rtl/>
              </w:rPr>
              <w:t>באג'ייל האיטרציות קצרות יותר</w:t>
            </w:r>
          </w:p>
        </w:tc>
      </w:tr>
      <w:tr w:rsidR="00FC0F78" w:rsidTr="008518A2">
        <w:tc>
          <w:tcPr>
            <w:tcW w:w="425" w:type="dxa"/>
          </w:tcPr>
          <w:p w:rsidR="00FC0F78" w:rsidRDefault="00FC0F78" w:rsidP="00B30E8D">
            <w:pPr>
              <w:pStyle w:val="ListParagraph"/>
              <w:bidi/>
              <w:ind w:left="0"/>
              <w:rPr>
                <w:rtl/>
              </w:rPr>
            </w:pPr>
            <w:r>
              <w:rPr>
                <w:rFonts w:hint="cs"/>
                <w:rtl/>
              </w:rPr>
              <w:t>ה</w:t>
            </w:r>
          </w:p>
        </w:tc>
        <w:tc>
          <w:tcPr>
            <w:tcW w:w="3246" w:type="dxa"/>
          </w:tcPr>
          <w:p w:rsidR="00FC0F78" w:rsidRDefault="00FC0F78" w:rsidP="00B30E8D">
            <w:pPr>
              <w:pStyle w:val="ListParagraph"/>
              <w:bidi/>
              <w:ind w:left="0"/>
              <w:rPr>
                <w:rtl/>
              </w:rPr>
            </w:pPr>
            <w:r>
              <w:rPr>
                <w:rFonts w:hint="cs"/>
                <w:rtl/>
              </w:rPr>
              <w:t xml:space="preserve">בגישת </w:t>
            </w:r>
            <w:r>
              <w:t>scrum</w:t>
            </w:r>
            <w:r>
              <w:rPr>
                <w:rFonts w:hint="cs"/>
                <w:rtl/>
              </w:rPr>
              <w:t xml:space="preserve"> לא ניתן לשנות תוך כדי הספרינט את המשימות שהוגדרו בתחילתו</w:t>
            </w:r>
          </w:p>
        </w:tc>
        <w:tc>
          <w:tcPr>
            <w:tcW w:w="546" w:type="dxa"/>
          </w:tcPr>
          <w:p w:rsidR="00FC0F78" w:rsidRPr="008518A2" w:rsidRDefault="008518A2" w:rsidP="00B30E8D">
            <w:pPr>
              <w:pStyle w:val="ListParagraph"/>
              <w:bidi/>
              <w:ind w:left="0"/>
              <w:rPr>
                <w:color w:val="FF0000"/>
                <w:rtl/>
              </w:rPr>
            </w:pPr>
            <w:r w:rsidRPr="008518A2">
              <w:rPr>
                <w:rFonts w:hint="cs"/>
                <w:color w:val="FF0000"/>
              </w:rPr>
              <w:t>V</w:t>
            </w:r>
          </w:p>
        </w:tc>
        <w:tc>
          <w:tcPr>
            <w:tcW w:w="504" w:type="dxa"/>
          </w:tcPr>
          <w:p w:rsidR="00FC0F78" w:rsidRPr="008518A2" w:rsidRDefault="00FC0F78" w:rsidP="00B30E8D">
            <w:pPr>
              <w:pStyle w:val="ListParagraph"/>
              <w:bidi/>
              <w:ind w:left="0"/>
              <w:rPr>
                <w:color w:val="FF0000"/>
                <w:rtl/>
              </w:rPr>
            </w:pPr>
          </w:p>
        </w:tc>
        <w:tc>
          <w:tcPr>
            <w:tcW w:w="3081" w:type="dxa"/>
          </w:tcPr>
          <w:p w:rsidR="00FC0F78" w:rsidRPr="008518A2" w:rsidRDefault="008518A2" w:rsidP="00B30E8D">
            <w:pPr>
              <w:pStyle w:val="ListParagraph"/>
              <w:bidi/>
              <w:ind w:left="0"/>
              <w:rPr>
                <w:color w:val="FF0000"/>
                <w:rtl/>
              </w:rPr>
            </w:pPr>
            <w:r w:rsidRPr="008518A2">
              <w:rPr>
                <w:rFonts w:hint="cs"/>
                <w:color w:val="FF0000"/>
                <w:rtl/>
              </w:rPr>
              <w:t xml:space="preserve">ב </w:t>
            </w:r>
            <w:r w:rsidRPr="008518A2">
              <w:rPr>
                <w:color w:val="FF0000"/>
                <w:rtl/>
              </w:rPr>
              <w:t>–</w:t>
            </w:r>
            <w:r w:rsidRPr="008518A2">
              <w:rPr>
                <w:rFonts w:hint="cs"/>
                <w:color w:val="FF0000"/>
                <w:rtl/>
              </w:rPr>
              <w:t xml:space="preserve"> </w:t>
            </w:r>
            <w:r w:rsidRPr="008518A2">
              <w:rPr>
                <w:rFonts w:hint="cs"/>
                <w:color w:val="FF0000"/>
              </w:rPr>
              <w:t>XP</w:t>
            </w:r>
            <w:r w:rsidRPr="008518A2">
              <w:rPr>
                <w:rFonts w:hint="cs"/>
                <w:color w:val="FF0000"/>
                <w:rtl/>
              </w:rPr>
              <w:t xml:space="preserve"> אפשר </w:t>
            </w:r>
          </w:p>
        </w:tc>
      </w:tr>
    </w:tbl>
    <w:p w:rsidR="00B30E8D" w:rsidRDefault="00B30E8D" w:rsidP="00B30E8D">
      <w:pPr>
        <w:pStyle w:val="ListParagraph"/>
        <w:bidi/>
        <w:rPr>
          <w:rtl/>
        </w:rPr>
      </w:pPr>
    </w:p>
    <w:p w:rsidR="00B30E8D" w:rsidRDefault="00B30E8D" w:rsidP="00B30E8D">
      <w:pPr>
        <w:pStyle w:val="ListParagraph"/>
        <w:bidi/>
      </w:pPr>
    </w:p>
    <w:p w:rsidR="000731A1" w:rsidRPr="005B748B" w:rsidRDefault="000731A1" w:rsidP="00643C57">
      <w:pPr>
        <w:bidi/>
        <w:outlineLvl w:val="0"/>
        <w:rPr>
          <w:b/>
          <w:bCs/>
          <w:u w:val="single"/>
          <w:rtl/>
        </w:rPr>
      </w:pPr>
      <w:r w:rsidRPr="005B748B">
        <w:rPr>
          <w:rFonts w:hint="cs"/>
          <w:b/>
          <w:bCs/>
          <w:u w:val="single"/>
          <w:rtl/>
        </w:rPr>
        <w:t xml:space="preserve">ניתוח חלופות </w:t>
      </w:r>
    </w:p>
    <w:p w:rsidR="00B30E8D" w:rsidRPr="000731A1" w:rsidRDefault="00A050E3" w:rsidP="000731A1">
      <w:pPr>
        <w:bidi/>
      </w:pPr>
      <w:r w:rsidRPr="000731A1">
        <w:rPr>
          <w:rFonts w:hint="cs"/>
          <w:rtl/>
        </w:rPr>
        <w:t>ארגון מתלבט בין ארבע חלופות לרכישת מערכת מידע:</w:t>
      </w:r>
    </w:p>
    <w:tbl>
      <w:tblPr>
        <w:tblpPr w:leftFromText="180" w:rightFromText="180" w:vertAnchor="text" w:horzAnchor="margin" w:tblpXSpec="center" w:tblpY="193"/>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1704"/>
        <w:gridCol w:w="1704"/>
        <w:gridCol w:w="1704"/>
        <w:gridCol w:w="1690"/>
      </w:tblGrid>
      <w:tr w:rsidR="00A050E3" w:rsidRPr="00E26188" w:rsidTr="00A050E3">
        <w:tc>
          <w:tcPr>
            <w:tcW w:w="1720" w:type="dxa"/>
          </w:tcPr>
          <w:p w:rsidR="00A050E3" w:rsidRPr="00E26188" w:rsidRDefault="00A050E3" w:rsidP="00A050E3">
            <w:pPr>
              <w:bidi/>
              <w:rPr>
                <w:rFonts w:ascii="Arial" w:hAnsi="Arial" w:cs="Arial"/>
                <w:rtl/>
              </w:rPr>
            </w:pPr>
          </w:p>
        </w:tc>
        <w:tc>
          <w:tcPr>
            <w:tcW w:w="1704" w:type="dxa"/>
          </w:tcPr>
          <w:p w:rsidR="00A050E3" w:rsidRPr="00E26188" w:rsidRDefault="00A050E3" w:rsidP="00A050E3">
            <w:pPr>
              <w:bidi/>
              <w:rPr>
                <w:rFonts w:ascii="Arial" w:hAnsi="Arial" w:cs="Arial"/>
                <w:rtl/>
              </w:rPr>
            </w:pPr>
            <w:r w:rsidRPr="00E26188">
              <w:rPr>
                <w:rFonts w:ascii="Arial" w:hAnsi="Arial" w:cs="Arial" w:hint="cs"/>
                <w:rtl/>
              </w:rPr>
              <w:t>הצעה א</w:t>
            </w:r>
          </w:p>
        </w:tc>
        <w:tc>
          <w:tcPr>
            <w:tcW w:w="1704" w:type="dxa"/>
          </w:tcPr>
          <w:p w:rsidR="00A050E3" w:rsidRPr="00E26188" w:rsidRDefault="00A050E3" w:rsidP="00A050E3">
            <w:pPr>
              <w:bidi/>
              <w:rPr>
                <w:rFonts w:ascii="Arial" w:hAnsi="Arial" w:cs="Arial"/>
                <w:rtl/>
              </w:rPr>
            </w:pPr>
            <w:r w:rsidRPr="00E26188">
              <w:rPr>
                <w:rFonts w:ascii="Arial" w:hAnsi="Arial" w:cs="Arial" w:hint="cs"/>
                <w:rtl/>
              </w:rPr>
              <w:t>הצעה ב</w:t>
            </w:r>
          </w:p>
        </w:tc>
        <w:tc>
          <w:tcPr>
            <w:tcW w:w="1704" w:type="dxa"/>
          </w:tcPr>
          <w:p w:rsidR="00A050E3" w:rsidRPr="00E26188" w:rsidRDefault="00A050E3" w:rsidP="00A050E3">
            <w:pPr>
              <w:bidi/>
              <w:rPr>
                <w:rFonts w:ascii="Arial" w:hAnsi="Arial" w:cs="Arial"/>
                <w:rtl/>
              </w:rPr>
            </w:pPr>
            <w:r w:rsidRPr="00E26188">
              <w:rPr>
                <w:rFonts w:ascii="Arial" w:hAnsi="Arial" w:cs="Arial" w:hint="cs"/>
                <w:rtl/>
              </w:rPr>
              <w:t>הצעה ג</w:t>
            </w:r>
          </w:p>
        </w:tc>
        <w:tc>
          <w:tcPr>
            <w:tcW w:w="1690" w:type="dxa"/>
          </w:tcPr>
          <w:p w:rsidR="00A050E3" w:rsidRPr="00E26188" w:rsidRDefault="00A050E3" w:rsidP="00A050E3">
            <w:pPr>
              <w:bidi/>
              <w:rPr>
                <w:rFonts w:ascii="Arial" w:hAnsi="Arial" w:cs="Arial"/>
                <w:rtl/>
              </w:rPr>
            </w:pPr>
            <w:r>
              <w:rPr>
                <w:rFonts w:ascii="Arial" w:hAnsi="Arial" w:cs="Arial" w:hint="cs"/>
                <w:rtl/>
              </w:rPr>
              <w:t>הצעה ד</w:t>
            </w:r>
          </w:p>
        </w:tc>
      </w:tr>
      <w:tr w:rsidR="00A050E3" w:rsidRPr="00E26188" w:rsidTr="00A050E3">
        <w:tc>
          <w:tcPr>
            <w:tcW w:w="1720" w:type="dxa"/>
          </w:tcPr>
          <w:p w:rsidR="00A050E3" w:rsidRPr="00E26188" w:rsidRDefault="00A050E3" w:rsidP="00A050E3">
            <w:pPr>
              <w:bidi/>
              <w:rPr>
                <w:rFonts w:ascii="Arial" w:hAnsi="Arial" w:cs="Arial"/>
                <w:rtl/>
              </w:rPr>
            </w:pPr>
            <w:r>
              <w:rPr>
                <w:rFonts w:ascii="Arial" w:hAnsi="Arial" w:cs="Arial" w:hint="cs"/>
                <w:rtl/>
              </w:rPr>
              <w:t>השקעה ראשונית</w:t>
            </w:r>
          </w:p>
        </w:tc>
        <w:tc>
          <w:tcPr>
            <w:tcW w:w="1704" w:type="dxa"/>
          </w:tcPr>
          <w:p w:rsidR="00A050E3" w:rsidRPr="00E26188" w:rsidRDefault="00A050E3" w:rsidP="00A050E3">
            <w:pPr>
              <w:bidi/>
              <w:rPr>
                <w:rFonts w:ascii="Arial" w:hAnsi="Arial" w:cs="Arial"/>
                <w:rtl/>
              </w:rPr>
            </w:pPr>
            <w:r>
              <w:rPr>
                <w:rFonts w:ascii="Arial" w:hAnsi="Arial" w:cs="Arial"/>
              </w:rPr>
              <w:t>5,000</w:t>
            </w:r>
            <w:r w:rsidRPr="00E26188">
              <w:rPr>
                <w:rFonts w:ascii="Arial" w:hAnsi="Arial" w:cs="Arial" w:hint="cs"/>
                <w:rtl/>
              </w:rPr>
              <w:t xml:space="preserve"> ₪  </w:t>
            </w:r>
          </w:p>
        </w:tc>
        <w:tc>
          <w:tcPr>
            <w:tcW w:w="1704" w:type="dxa"/>
          </w:tcPr>
          <w:p w:rsidR="00A050E3" w:rsidRPr="00E26188" w:rsidRDefault="00A050E3" w:rsidP="00A050E3">
            <w:pPr>
              <w:bidi/>
              <w:rPr>
                <w:rFonts w:ascii="Arial" w:hAnsi="Arial" w:cs="Arial"/>
                <w:rtl/>
              </w:rPr>
            </w:pPr>
            <w:r>
              <w:rPr>
                <w:rFonts w:ascii="Arial" w:hAnsi="Arial" w:cs="Arial"/>
              </w:rPr>
              <w:t xml:space="preserve"> 0</w:t>
            </w:r>
            <w:r w:rsidRPr="00E26188">
              <w:rPr>
                <w:rFonts w:ascii="Arial" w:hAnsi="Arial" w:cs="Arial" w:hint="cs"/>
                <w:rtl/>
              </w:rPr>
              <w:t xml:space="preserve">₪ </w:t>
            </w:r>
          </w:p>
        </w:tc>
        <w:tc>
          <w:tcPr>
            <w:tcW w:w="1704" w:type="dxa"/>
          </w:tcPr>
          <w:p w:rsidR="00A050E3" w:rsidRPr="00E26188" w:rsidRDefault="00A050E3" w:rsidP="00A050E3">
            <w:pPr>
              <w:bidi/>
              <w:rPr>
                <w:rFonts w:ascii="Arial" w:hAnsi="Arial" w:cs="Arial"/>
                <w:rtl/>
              </w:rPr>
            </w:pPr>
            <w:r>
              <w:rPr>
                <w:rFonts w:ascii="Arial" w:hAnsi="Arial" w:cs="Arial" w:hint="cs"/>
                <w:rtl/>
              </w:rPr>
              <w:t>6,000</w:t>
            </w:r>
            <w:r w:rsidRPr="00E26188">
              <w:rPr>
                <w:rFonts w:ascii="Arial" w:hAnsi="Arial" w:cs="Arial" w:hint="cs"/>
                <w:rtl/>
              </w:rPr>
              <w:t xml:space="preserve"> ₪ </w:t>
            </w:r>
          </w:p>
        </w:tc>
        <w:tc>
          <w:tcPr>
            <w:tcW w:w="1690" w:type="dxa"/>
          </w:tcPr>
          <w:p w:rsidR="00A050E3" w:rsidRPr="00E26188" w:rsidRDefault="00A050E3" w:rsidP="00A050E3">
            <w:pPr>
              <w:bidi/>
              <w:rPr>
                <w:rFonts w:ascii="Arial" w:hAnsi="Arial" w:cs="Arial"/>
                <w:rtl/>
              </w:rPr>
            </w:pPr>
            <w:r>
              <w:rPr>
                <w:rFonts w:ascii="Arial" w:hAnsi="Arial" w:cs="Arial" w:hint="cs"/>
                <w:rtl/>
              </w:rPr>
              <w:t>5,500</w:t>
            </w:r>
            <w:r w:rsidRPr="00E26188">
              <w:rPr>
                <w:rFonts w:ascii="Arial" w:hAnsi="Arial" w:cs="Arial" w:hint="cs"/>
                <w:rtl/>
              </w:rPr>
              <w:t xml:space="preserve"> ₪ </w:t>
            </w:r>
          </w:p>
        </w:tc>
      </w:tr>
      <w:tr w:rsidR="00A050E3" w:rsidRPr="00E26188" w:rsidTr="00A050E3">
        <w:tc>
          <w:tcPr>
            <w:tcW w:w="1720" w:type="dxa"/>
          </w:tcPr>
          <w:p w:rsidR="00A050E3" w:rsidRPr="00E26188" w:rsidRDefault="00A050E3" w:rsidP="00A050E3">
            <w:pPr>
              <w:bidi/>
              <w:rPr>
                <w:rFonts w:ascii="Arial" w:hAnsi="Arial" w:cs="Arial"/>
                <w:rtl/>
              </w:rPr>
            </w:pPr>
            <w:r>
              <w:rPr>
                <w:rFonts w:ascii="Arial" w:hAnsi="Arial" w:cs="Arial" w:hint="cs"/>
                <w:rtl/>
              </w:rPr>
              <w:t>עלות שנתית</w:t>
            </w:r>
          </w:p>
        </w:tc>
        <w:tc>
          <w:tcPr>
            <w:tcW w:w="1704" w:type="dxa"/>
          </w:tcPr>
          <w:p w:rsidR="00A050E3" w:rsidRDefault="00A050E3" w:rsidP="00A050E3">
            <w:pPr>
              <w:bidi/>
              <w:rPr>
                <w:rFonts w:ascii="Arial" w:hAnsi="Arial" w:cs="Arial"/>
              </w:rPr>
            </w:pPr>
            <w:r>
              <w:rPr>
                <w:rFonts w:ascii="Arial" w:hAnsi="Arial" w:cs="Arial" w:hint="cs"/>
                <w:rtl/>
              </w:rPr>
              <w:t xml:space="preserve">1,200 ₪ </w:t>
            </w:r>
          </w:p>
        </w:tc>
        <w:tc>
          <w:tcPr>
            <w:tcW w:w="1704" w:type="dxa"/>
          </w:tcPr>
          <w:p w:rsidR="00A050E3" w:rsidRDefault="00A050E3" w:rsidP="00A050E3">
            <w:pPr>
              <w:bidi/>
              <w:rPr>
                <w:rFonts w:ascii="Arial" w:hAnsi="Arial" w:cs="Arial"/>
              </w:rPr>
            </w:pPr>
            <w:r>
              <w:rPr>
                <w:rFonts w:ascii="Arial" w:hAnsi="Arial" w:cs="Arial" w:hint="cs"/>
                <w:rtl/>
              </w:rPr>
              <w:t>2,000 ₪</w:t>
            </w:r>
          </w:p>
        </w:tc>
        <w:tc>
          <w:tcPr>
            <w:tcW w:w="1704" w:type="dxa"/>
          </w:tcPr>
          <w:p w:rsidR="00A050E3" w:rsidRDefault="00A050E3" w:rsidP="00A050E3">
            <w:pPr>
              <w:bidi/>
              <w:rPr>
                <w:rFonts w:ascii="Arial" w:hAnsi="Arial" w:cs="Arial"/>
                <w:rtl/>
              </w:rPr>
            </w:pPr>
            <w:r>
              <w:rPr>
                <w:rFonts w:ascii="Arial" w:hAnsi="Arial" w:cs="Arial" w:hint="cs"/>
                <w:rtl/>
              </w:rPr>
              <w:t xml:space="preserve">1,500 ₪ </w:t>
            </w:r>
          </w:p>
        </w:tc>
        <w:tc>
          <w:tcPr>
            <w:tcW w:w="1690" w:type="dxa"/>
          </w:tcPr>
          <w:p w:rsidR="00A050E3" w:rsidRDefault="00A050E3" w:rsidP="00A050E3">
            <w:pPr>
              <w:bidi/>
              <w:rPr>
                <w:rFonts w:ascii="Arial" w:hAnsi="Arial" w:cs="Arial"/>
                <w:rtl/>
              </w:rPr>
            </w:pPr>
            <w:r>
              <w:rPr>
                <w:rFonts w:ascii="Arial" w:hAnsi="Arial" w:cs="Arial" w:hint="cs"/>
                <w:rtl/>
              </w:rPr>
              <w:t xml:space="preserve">1,600 ₪ </w:t>
            </w:r>
          </w:p>
        </w:tc>
      </w:tr>
      <w:tr w:rsidR="00A050E3" w:rsidRPr="00E26188" w:rsidTr="00A050E3">
        <w:tc>
          <w:tcPr>
            <w:tcW w:w="1720" w:type="dxa"/>
          </w:tcPr>
          <w:p w:rsidR="00A050E3" w:rsidRDefault="00A050E3" w:rsidP="00A050E3">
            <w:pPr>
              <w:bidi/>
              <w:rPr>
                <w:rFonts w:ascii="Arial" w:hAnsi="Arial" w:cs="Arial"/>
                <w:rtl/>
              </w:rPr>
            </w:pPr>
            <w:r>
              <w:rPr>
                <w:rFonts w:ascii="Arial" w:hAnsi="Arial" w:cs="Arial" w:hint="cs"/>
                <w:rtl/>
              </w:rPr>
              <w:t>משך חוזה ראשוני</w:t>
            </w:r>
          </w:p>
        </w:tc>
        <w:tc>
          <w:tcPr>
            <w:tcW w:w="1704" w:type="dxa"/>
          </w:tcPr>
          <w:p w:rsidR="00A050E3" w:rsidRDefault="00A050E3" w:rsidP="00A050E3">
            <w:pPr>
              <w:bidi/>
              <w:rPr>
                <w:rFonts w:ascii="Arial" w:hAnsi="Arial" w:cs="Arial"/>
              </w:rPr>
            </w:pPr>
            <w:r>
              <w:rPr>
                <w:rFonts w:ascii="Arial" w:hAnsi="Arial" w:cs="Arial" w:hint="cs"/>
                <w:rtl/>
              </w:rPr>
              <w:t>5</w:t>
            </w:r>
          </w:p>
        </w:tc>
        <w:tc>
          <w:tcPr>
            <w:tcW w:w="1704" w:type="dxa"/>
          </w:tcPr>
          <w:p w:rsidR="00A050E3" w:rsidRDefault="00A050E3" w:rsidP="00A050E3">
            <w:pPr>
              <w:bidi/>
              <w:rPr>
                <w:rFonts w:ascii="Arial" w:hAnsi="Arial" w:cs="Arial"/>
              </w:rPr>
            </w:pPr>
            <w:r>
              <w:rPr>
                <w:rFonts w:ascii="Arial" w:hAnsi="Arial" w:cs="Arial" w:hint="cs"/>
                <w:rtl/>
              </w:rPr>
              <w:t>5</w:t>
            </w:r>
          </w:p>
        </w:tc>
        <w:tc>
          <w:tcPr>
            <w:tcW w:w="1704" w:type="dxa"/>
          </w:tcPr>
          <w:p w:rsidR="00A050E3" w:rsidRDefault="00A050E3" w:rsidP="00A050E3">
            <w:pPr>
              <w:bidi/>
              <w:rPr>
                <w:rFonts w:ascii="Arial" w:hAnsi="Arial" w:cs="Arial"/>
                <w:rtl/>
              </w:rPr>
            </w:pPr>
            <w:r>
              <w:rPr>
                <w:rFonts w:ascii="Arial" w:hAnsi="Arial" w:cs="Arial" w:hint="cs"/>
                <w:rtl/>
              </w:rPr>
              <w:t>5</w:t>
            </w:r>
          </w:p>
        </w:tc>
        <w:tc>
          <w:tcPr>
            <w:tcW w:w="1690" w:type="dxa"/>
          </w:tcPr>
          <w:p w:rsidR="00A050E3" w:rsidRDefault="00A050E3" w:rsidP="00A050E3">
            <w:pPr>
              <w:bidi/>
              <w:rPr>
                <w:rFonts w:ascii="Arial" w:hAnsi="Arial" w:cs="Arial"/>
                <w:rtl/>
              </w:rPr>
            </w:pPr>
            <w:r>
              <w:rPr>
                <w:rFonts w:ascii="Arial" w:hAnsi="Arial" w:cs="Arial" w:hint="cs"/>
                <w:rtl/>
              </w:rPr>
              <w:t>5</w:t>
            </w:r>
          </w:p>
        </w:tc>
      </w:tr>
      <w:tr w:rsidR="00A050E3" w:rsidRPr="00E26188" w:rsidTr="00A050E3">
        <w:tc>
          <w:tcPr>
            <w:tcW w:w="1720" w:type="dxa"/>
          </w:tcPr>
          <w:p w:rsidR="00A050E3" w:rsidRPr="00E26188" w:rsidRDefault="00A050E3" w:rsidP="00A050E3">
            <w:pPr>
              <w:bidi/>
              <w:rPr>
                <w:rFonts w:ascii="Arial" w:hAnsi="Arial" w:cs="Arial"/>
                <w:rtl/>
              </w:rPr>
            </w:pPr>
            <w:r w:rsidRPr="00E26188">
              <w:rPr>
                <w:rFonts w:ascii="Arial" w:hAnsi="Arial" w:cs="Arial" w:hint="cs"/>
                <w:rtl/>
              </w:rPr>
              <w:t>תועלת</w:t>
            </w:r>
          </w:p>
        </w:tc>
        <w:tc>
          <w:tcPr>
            <w:tcW w:w="1704" w:type="dxa"/>
          </w:tcPr>
          <w:p w:rsidR="00A050E3" w:rsidRPr="00E26188" w:rsidRDefault="00A050E3" w:rsidP="00A050E3">
            <w:pPr>
              <w:bidi/>
              <w:rPr>
                <w:rFonts w:ascii="Arial" w:hAnsi="Arial" w:cs="Arial"/>
                <w:rtl/>
              </w:rPr>
            </w:pPr>
            <w:r>
              <w:rPr>
                <w:rFonts w:ascii="Arial" w:hAnsi="Arial" w:cs="Arial" w:hint="cs"/>
                <w:rtl/>
              </w:rPr>
              <w:t>60%</w:t>
            </w:r>
          </w:p>
        </w:tc>
        <w:tc>
          <w:tcPr>
            <w:tcW w:w="1704" w:type="dxa"/>
          </w:tcPr>
          <w:p w:rsidR="00A050E3" w:rsidRPr="00E26188" w:rsidRDefault="00A050E3" w:rsidP="00A050E3">
            <w:pPr>
              <w:bidi/>
              <w:rPr>
                <w:rFonts w:ascii="Arial" w:hAnsi="Arial" w:cs="Arial"/>
                <w:rtl/>
              </w:rPr>
            </w:pPr>
            <w:r>
              <w:rPr>
                <w:rFonts w:ascii="Arial" w:hAnsi="Arial" w:cs="Arial" w:hint="cs"/>
                <w:rtl/>
              </w:rPr>
              <w:t>7</w:t>
            </w:r>
            <w:r w:rsidRPr="00E26188">
              <w:rPr>
                <w:rFonts w:ascii="Arial" w:hAnsi="Arial" w:cs="Arial" w:hint="cs"/>
                <w:rtl/>
              </w:rPr>
              <w:t>0</w:t>
            </w:r>
            <w:r>
              <w:rPr>
                <w:rFonts w:ascii="Arial" w:hAnsi="Arial" w:cs="Arial" w:hint="cs"/>
                <w:rtl/>
              </w:rPr>
              <w:t>%</w:t>
            </w:r>
          </w:p>
        </w:tc>
        <w:tc>
          <w:tcPr>
            <w:tcW w:w="1704" w:type="dxa"/>
          </w:tcPr>
          <w:p w:rsidR="00A050E3" w:rsidRPr="00E26188" w:rsidRDefault="00A050E3" w:rsidP="00A050E3">
            <w:pPr>
              <w:bidi/>
              <w:rPr>
                <w:rFonts w:ascii="Arial" w:hAnsi="Arial" w:cs="Arial"/>
                <w:rtl/>
              </w:rPr>
            </w:pPr>
            <w:r>
              <w:rPr>
                <w:rFonts w:ascii="Arial" w:hAnsi="Arial" w:cs="Arial" w:hint="cs"/>
                <w:rtl/>
              </w:rPr>
              <w:t>8</w:t>
            </w:r>
            <w:r w:rsidRPr="00E26188">
              <w:rPr>
                <w:rFonts w:ascii="Arial" w:hAnsi="Arial" w:cs="Arial" w:hint="cs"/>
                <w:rtl/>
              </w:rPr>
              <w:t>0</w:t>
            </w:r>
            <w:r>
              <w:rPr>
                <w:rFonts w:ascii="Arial" w:hAnsi="Arial" w:cs="Arial" w:hint="cs"/>
                <w:rtl/>
              </w:rPr>
              <w:t>%</w:t>
            </w:r>
          </w:p>
        </w:tc>
        <w:tc>
          <w:tcPr>
            <w:tcW w:w="1690" w:type="dxa"/>
          </w:tcPr>
          <w:p w:rsidR="00A050E3" w:rsidRPr="00E26188" w:rsidRDefault="00A050E3" w:rsidP="00A050E3">
            <w:pPr>
              <w:bidi/>
              <w:rPr>
                <w:rFonts w:ascii="Arial" w:hAnsi="Arial" w:cs="Arial"/>
                <w:rtl/>
              </w:rPr>
            </w:pPr>
            <w:r>
              <w:rPr>
                <w:rFonts w:ascii="Arial" w:hAnsi="Arial" w:cs="Arial" w:hint="cs"/>
                <w:rtl/>
              </w:rPr>
              <w:t>75%</w:t>
            </w:r>
          </w:p>
        </w:tc>
      </w:tr>
    </w:tbl>
    <w:p w:rsidR="00C5117B" w:rsidRDefault="00C5117B" w:rsidP="00A050E3">
      <w:pPr>
        <w:bidi/>
        <w:rPr>
          <w:rtl/>
        </w:rPr>
      </w:pPr>
    </w:p>
    <w:p w:rsidR="00A050E3" w:rsidRDefault="00C5117B" w:rsidP="00C5117B">
      <w:pPr>
        <w:bidi/>
        <w:rPr>
          <w:rtl/>
        </w:rPr>
      </w:pPr>
      <w:r>
        <w:rPr>
          <w:rFonts w:hint="cs"/>
          <w:rtl/>
        </w:rPr>
        <w:t xml:space="preserve">יש להניח כי </w:t>
      </w:r>
      <w:r w:rsidR="00651640">
        <w:rPr>
          <w:rFonts w:hint="cs"/>
          <w:rtl/>
        </w:rPr>
        <w:t>הריבית השנתית במשק עומדת על 10%</w:t>
      </w:r>
      <w:r>
        <w:rPr>
          <w:rFonts w:hint="cs"/>
          <w:rtl/>
        </w:rPr>
        <w:t>. יש לבצע את החישובים לפתרון השאלות הבאות (10-11) בשטח המוקצה על גבי הדף הבא:</w:t>
      </w:r>
    </w:p>
    <w:p w:rsidR="00C5117B" w:rsidRDefault="00C5117B" w:rsidP="00C5117B">
      <w:pPr>
        <w:bidi/>
        <w:rPr>
          <w:rtl/>
        </w:rPr>
      </w:pPr>
      <w:r w:rsidRPr="00C5117B">
        <w:rPr>
          <w:rFonts w:hint="cs"/>
          <w:u w:val="single"/>
          <w:rtl/>
        </w:rPr>
        <w:lastRenderedPageBreak/>
        <w:t>חישובי ניתוח חלופות</w:t>
      </w:r>
      <w:r w:rsidR="00B94B3D">
        <w:rPr>
          <w:noProof/>
          <w:rtl/>
        </w:rPr>
        <w:pict>
          <v:rect id="Rectangle 2" o:spid="_x0000_s1026" style="position:absolute;left:0;text-align:left;margin-left:-50.85pt;margin-top:27.05pt;width:453.35pt;height:701.6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">
            <v:textbox>
              <w:txbxContent>
                <w:tbl>
                  <w:tblPr>
                    <w:bidiVisual/>
                    <w:tblW w:w="6948" w:type="dxa"/>
                    <w:tblInd w:w="96" w:type="dxa"/>
                    <w:tblLook w:val="04A0" w:firstRow="1" w:lastRow="0" w:firstColumn="1" w:lastColumn="0" w:noHBand="0" w:noVBand="1"/>
                  </w:tblPr>
                  <w:tblGrid>
                    <w:gridCol w:w="1200"/>
                    <w:gridCol w:w="1240"/>
                    <w:gridCol w:w="1420"/>
                    <w:gridCol w:w="1529"/>
                    <w:gridCol w:w="1559"/>
                  </w:tblGrid>
                  <w:tr w:rsidR="008518A2" w:rsidRPr="008518A2" w:rsidTr="00521EE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 </w:t>
                        </w:r>
                      </w:p>
                    </w:tc>
                    <w:tc>
                      <w:tcPr>
                        <w:tcW w:w="1240" w:type="dxa"/>
                        <w:tcBorders>
                          <w:top w:val="single" w:sz="4" w:space="0" w:color="auto"/>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הצעה א</w:t>
                        </w:r>
                      </w:p>
                    </w:tc>
                    <w:tc>
                      <w:tcPr>
                        <w:tcW w:w="1420" w:type="dxa"/>
                        <w:tcBorders>
                          <w:top w:val="single" w:sz="4" w:space="0" w:color="auto"/>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הצעה ב</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הצעה ג</w:t>
                        </w: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הצעה ד</w:t>
                        </w:r>
                      </w:p>
                    </w:tc>
                  </w:tr>
                  <w:tr w:rsidR="008518A2" w:rsidRPr="008518A2" w:rsidTr="00521EE3">
                    <w:trPr>
                      <w:trHeight w:val="570"/>
                    </w:trPr>
                    <w:tc>
                      <w:tcPr>
                        <w:tcW w:w="120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השקעה ראשונית</w:t>
                        </w:r>
                      </w:p>
                    </w:tc>
                    <w:tc>
                      <w:tcPr>
                        <w:tcW w:w="124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color w:val="000000"/>
                            <w:rtl/>
                            <w:lang w:eastAsia="en-GB"/>
                          </w:rPr>
                          <w:t xml:space="preserve">₪ </w:t>
                        </w:r>
                        <w:r w:rsidRPr="008518A2">
                          <w:rPr>
                            <w:rFonts w:ascii="Arial" w:eastAsia="Times New Roman" w:hAnsi="Arial" w:cs="Arial"/>
                            <w:color w:val="000000"/>
                            <w:lang w:eastAsia="en-GB"/>
                          </w:rPr>
                          <w:t>5,000.00</w:t>
                        </w:r>
                      </w:p>
                    </w:tc>
                    <w:tc>
                      <w:tcPr>
                        <w:tcW w:w="142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color w:val="000000"/>
                            <w:rtl/>
                            <w:lang w:eastAsia="en-GB"/>
                          </w:rPr>
                          <w:t xml:space="preserve">₪ </w:t>
                        </w:r>
                        <w:r w:rsidRPr="008518A2">
                          <w:rPr>
                            <w:rFonts w:ascii="Arial" w:eastAsia="Times New Roman" w:hAnsi="Arial" w:cs="Arial"/>
                            <w:color w:val="000000"/>
                            <w:lang w:eastAsia="en-GB"/>
                          </w:rPr>
                          <w:t>0.00</w:t>
                        </w:r>
                      </w:p>
                    </w:tc>
                    <w:tc>
                      <w:tcPr>
                        <w:tcW w:w="1529"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 6,000.00</w:t>
                        </w:r>
                      </w:p>
                    </w:tc>
                    <w:tc>
                      <w:tcPr>
                        <w:tcW w:w="1559"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 5,500.00</w:t>
                        </w:r>
                      </w:p>
                    </w:tc>
                  </w:tr>
                  <w:tr w:rsidR="008518A2" w:rsidRPr="008518A2" w:rsidTr="00521EE3">
                    <w:trPr>
                      <w:trHeight w:val="300"/>
                    </w:trPr>
                    <w:tc>
                      <w:tcPr>
                        <w:tcW w:w="120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עלות שנתית</w:t>
                        </w:r>
                      </w:p>
                    </w:tc>
                    <w:tc>
                      <w:tcPr>
                        <w:tcW w:w="124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 1,200.00</w:t>
                        </w:r>
                      </w:p>
                    </w:tc>
                    <w:tc>
                      <w:tcPr>
                        <w:tcW w:w="142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 2,000.00</w:t>
                        </w:r>
                      </w:p>
                    </w:tc>
                    <w:tc>
                      <w:tcPr>
                        <w:tcW w:w="1529"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 1,500.00</w:t>
                        </w:r>
                      </w:p>
                    </w:tc>
                    <w:tc>
                      <w:tcPr>
                        <w:tcW w:w="1559"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 1,600.00</w:t>
                        </w:r>
                      </w:p>
                    </w:tc>
                  </w:tr>
                  <w:tr w:rsidR="008518A2" w:rsidRPr="008518A2" w:rsidTr="00521EE3">
                    <w:trPr>
                      <w:trHeight w:val="570"/>
                    </w:trPr>
                    <w:tc>
                      <w:tcPr>
                        <w:tcW w:w="120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משך חוזה ראשוני</w:t>
                        </w:r>
                      </w:p>
                    </w:tc>
                    <w:tc>
                      <w:tcPr>
                        <w:tcW w:w="124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5</w:t>
                        </w:r>
                      </w:p>
                    </w:tc>
                    <w:tc>
                      <w:tcPr>
                        <w:tcW w:w="142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5</w:t>
                        </w:r>
                      </w:p>
                    </w:tc>
                    <w:tc>
                      <w:tcPr>
                        <w:tcW w:w="1529"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5</w:t>
                        </w:r>
                      </w:p>
                    </w:tc>
                    <w:tc>
                      <w:tcPr>
                        <w:tcW w:w="1559"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5</w:t>
                        </w:r>
                      </w:p>
                    </w:tc>
                  </w:tr>
                  <w:tr w:rsidR="008518A2" w:rsidRPr="008518A2" w:rsidTr="00521EE3">
                    <w:trPr>
                      <w:trHeight w:val="300"/>
                    </w:trPr>
                    <w:tc>
                      <w:tcPr>
                        <w:tcW w:w="120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תועלת</w:t>
                        </w:r>
                      </w:p>
                    </w:tc>
                    <w:tc>
                      <w:tcPr>
                        <w:tcW w:w="124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60%</w:t>
                        </w:r>
                      </w:p>
                    </w:tc>
                    <w:tc>
                      <w:tcPr>
                        <w:tcW w:w="1420"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70%</w:t>
                        </w:r>
                      </w:p>
                    </w:tc>
                    <w:tc>
                      <w:tcPr>
                        <w:tcW w:w="1529"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80%</w:t>
                        </w:r>
                      </w:p>
                    </w:tc>
                    <w:tc>
                      <w:tcPr>
                        <w:tcW w:w="1559" w:type="dxa"/>
                        <w:tcBorders>
                          <w:top w:val="nil"/>
                          <w:left w:val="single" w:sz="4" w:space="0" w:color="auto"/>
                          <w:bottom w:val="single" w:sz="4" w:space="0" w:color="auto"/>
                          <w:right w:val="single" w:sz="4" w:space="0" w:color="auto"/>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hint="cs"/>
                            <w:color w:val="000000"/>
                            <w:rtl/>
                            <w:lang w:eastAsia="en-GB"/>
                          </w:rPr>
                          <w:t>75%</w:t>
                        </w:r>
                      </w:p>
                    </w:tc>
                  </w:tr>
                  <w:tr w:rsidR="008518A2" w:rsidRPr="008518A2" w:rsidTr="00521EE3">
                    <w:trPr>
                      <w:trHeight w:val="300"/>
                    </w:trPr>
                    <w:tc>
                      <w:tcPr>
                        <w:tcW w:w="120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rPr>
                            <w:rFonts w:ascii="Calibri" w:eastAsia="Times New Roman" w:hAnsi="Calibri" w:cs="Times New Roman"/>
                            <w:color w:val="000000"/>
                            <w:lang w:eastAsia="en-GB"/>
                          </w:rPr>
                        </w:pPr>
                      </w:p>
                    </w:tc>
                    <w:tc>
                      <w:tcPr>
                        <w:tcW w:w="124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rPr>
                            <w:rFonts w:ascii="Calibri" w:eastAsia="Times New Roman" w:hAnsi="Calibri" w:cs="Times New Roman"/>
                            <w:color w:val="000000"/>
                            <w:lang w:eastAsia="en-GB"/>
                          </w:rPr>
                        </w:pPr>
                      </w:p>
                    </w:tc>
                    <w:tc>
                      <w:tcPr>
                        <w:tcW w:w="142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rPr>
                            <w:rFonts w:ascii="Calibri" w:eastAsia="Times New Roman" w:hAnsi="Calibri" w:cs="Times New Roman"/>
                            <w:color w:val="000000"/>
                            <w:lang w:eastAsia="en-GB"/>
                          </w:rPr>
                        </w:pPr>
                      </w:p>
                    </w:tc>
                    <w:tc>
                      <w:tcPr>
                        <w:tcW w:w="152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rPr>
                            <w:rFonts w:ascii="Calibri" w:eastAsia="Times New Roman" w:hAnsi="Calibri" w:cs="Times New Roman"/>
                            <w:color w:val="000000"/>
                            <w:lang w:eastAsia="en-GB"/>
                          </w:rPr>
                        </w:pPr>
                      </w:p>
                    </w:tc>
                    <w:tc>
                      <w:tcPr>
                        <w:tcW w:w="155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rPr>
                            <w:rFonts w:ascii="Calibri" w:eastAsia="Times New Roman" w:hAnsi="Calibri" w:cs="Times New Roman"/>
                            <w:color w:val="000000"/>
                            <w:lang w:eastAsia="en-GB"/>
                          </w:rPr>
                        </w:pPr>
                      </w:p>
                    </w:tc>
                  </w:tr>
                  <w:tr w:rsidR="008518A2" w:rsidRPr="008518A2" w:rsidTr="00521EE3">
                    <w:trPr>
                      <w:trHeight w:val="300"/>
                    </w:trPr>
                    <w:tc>
                      <w:tcPr>
                        <w:tcW w:w="1200" w:type="dxa"/>
                        <w:tcBorders>
                          <w:top w:val="nil"/>
                          <w:left w:val="nil"/>
                          <w:bottom w:val="nil"/>
                          <w:right w:val="nil"/>
                        </w:tcBorders>
                        <w:shd w:val="clear" w:color="auto" w:fill="auto"/>
                        <w:vAlign w:val="center"/>
                        <w:hideMark/>
                      </w:tcPr>
                      <w:p w:rsidR="008518A2" w:rsidRPr="008518A2" w:rsidRDefault="008518A2" w:rsidP="00521EE3">
                        <w:pPr>
                          <w:bidi/>
                          <w:spacing w:after="0" w:line="240" w:lineRule="auto"/>
                          <w:rPr>
                            <w:rFonts w:ascii="Arial" w:eastAsia="Times New Roman" w:hAnsi="Arial" w:cs="Arial"/>
                            <w:color w:val="000000"/>
                            <w:lang w:eastAsia="en-GB"/>
                          </w:rPr>
                        </w:pPr>
                        <w:r w:rsidRPr="008518A2">
                          <w:rPr>
                            <w:rFonts w:ascii="Arial" w:eastAsia="Times New Roman" w:hAnsi="Arial" w:cs="Arial"/>
                            <w:color w:val="000000"/>
                            <w:lang w:eastAsia="en-GB"/>
                          </w:rPr>
                          <w:t>PV</w:t>
                        </w:r>
                      </w:p>
                    </w:tc>
                    <w:tc>
                      <w:tcPr>
                        <w:tcW w:w="124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rtl/>
                            <w:lang w:eastAsia="en-GB"/>
                          </w:rPr>
                          <w:t xml:space="preserve">₪ </w:t>
                        </w:r>
                        <w:r w:rsidRPr="008518A2">
                          <w:rPr>
                            <w:rFonts w:ascii="Calibri" w:eastAsia="Times New Roman" w:hAnsi="Calibri" w:cs="Times New Roman"/>
                            <w:color w:val="000000"/>
                            <w:lang w:eastAsia="en-GB"/>
                          </w:rPr>
                          <w:t>9,548.94</w:t>
                        </w:r>
                      </w:p>
                    </w:tc>
                    <w:tc>
                      <w:tcPr>
                        <w:tcW w:w="142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rtl/>
                            <w:lang w:eastAsia="en-GB"/>
                          </w:rPr>
                          <w:t xml:space="preserve">₪ </w:t>
                        </w:r>
                        <w:r w:rsidRPr="008518A2">
                          <w:rPr>
                            <w:rFonts w:ascii="Calibri" w:eastAsia="Times New Roman" w:hAnsi="Calibri" w:cs="Times New Roman"/>
                            <w:color w:val="000000"/>
                            <w:lang w:eastAsia="en-GB"/>
                          </w:rPr>
                          <w:t>7,581.57</w:t>
                        </w:r>
                      </w:p>
                    </w:tc>
                    <w:tc>
                      <w:tcPr>
                        <w:tcW w:w="152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rtl/>
                            <w:lang w:eastAsia="en-GB"/>
                          </w:rPr>
                          <w:t xml:space="preserve">₪ </w:t>
                        </w:r>
                        <w:r w:rsidRPr="008518A2">
                          <w:rPr>
                            <w:rFonts w:ascii="Calibri" w:eastAsia="Times New Roman" w:hAnsi="Calibri" w:cs="Times New Roman"/>
                            <w:color w:val="000000"/>
                            <w:lang w:eastAsia="en-GB"/>
                          </w:rPr>
                          <w:t>11,686.18</w:t>
                        </w:r>
                      </w:p>
                    </w:tc>
                    <w:tc>
                      <w:tcPr>
                        <w:tcW w:w="155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rtl/>
                            <w:lang w:eastAsia="en-GB"/>
                          </w:rPr>
                          <w:t xml:space="preserve">₪ </w:t>
                        </w:r>
                        <w:r w:rsidRPr="008518A2">
                          <w:rPr>
                            <w:rFonts w:ascii="Calibri" w:eastAsia="Times New Roman" w:hAnsi="Calibri" w:cs="Times New Roman"/>
                            <w:color w:val="000000"/>
                            <w:lang w:eastAsia="en-GB"/>
                          </w:rPr>
                          <w:t>11,565.26</w:t>
                        </w:r>
                      </w:p>
                    </w:tc>
                  </w:tr>
                  <w:tr w:rsidR="008518A2" w:rsidRPr="008518A2" w:rsidTr="00521EE3">
                    <w:trPr>
                      <w:trHeight w:val="300"/>
                    </w:trPr>
                    <w:tc>
                      <w:tcPr>
                        <w:tcW w:w="1200" w:type="dxa"/>
                        <w:tcBorders>
                          <w:top w:val="nil"/>
                          <w:left w:val="nil"/>
                          <w:bottom w:val="nil"/>
                          <w:right w:val="nil"/>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color w:val="000000"/>
                            <w:rtl/>
                            <w:lang w:eastAsia="en-GB"/>
                          </w:rPr>
                          <w:t>נירמול א</w:t>
                        </w:r>
                      </w:p>
                    </w:tc>
                    <w:tc>
                      <w:tcPr>
                        <w:tcW w:w="124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highlight w:val="yellow"/>
                            <w:lang w:eastAsia="en-GB"/>
                          </w:rPr>
                        </w:pPr>
                        <w:r w:rsidRPr="008518A2">
                          <w:rPr>
                            <w:rFonts w:ascii="Calibri" w:eastAsia="Times New Roman" w:hAnsi="Calibri" w:cs="Times New Roman"/>
                            <w:color w:val="000000"/>
                            <w:highlight w:val="yellow"/>
                            <w:lang w:eastAsia="en-GB"/>
                          </w:rPr>
                          <w:t>0.79</w:t>
                        </w:r>
                      </w:p>
                    </w:tc>
                    <w:tc>
                      <w:tcPr>
                        <w:tcW w:w="142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1</w:t>
                        </w:r>
                      </w:p>
                    </w:tc>
                    <w:tc>
                      <w:tcPr>
                        <w:tcW w:w="152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0.65</w:t>
                        </w:r>
                      </w:p>
                    </w:tc>
                    <w:tc>
                      <w:tcPr>
                        <w:tcW w:w="155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0.66</w:t>
                        </w:r>
                      </w:p>
                    </w:tc>
                  </w:tr>
                  <w:tr w:rsidR="008518A2" w:rsidRPr="008518A2" w:rsidTr="00521EE3">
                    <w:trPr>
                      <w:trHeight w:val="300"/>
                    </w:trPr>
                    <w:tc>
                      <w:tcPr>
                        <w:tcW w:w="1200" w:type="dxa"/>
                        <w:tcBorders>
                          <w:top w:val="nil"/>
                          <w:left w:val="nil"/>
                          <w:bottom w:val="nil"/>
                          <w:right w:val="nil"/>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color w:val="000000"/>
                            <w:rtl/>
                            <w:lang w:eastAsia="en-GB"/>
                          </w:rPr>
                          <w:t>נירמול ב</w:t>
                        </w:r>
                      </w:p>
                    </w:tc>
                    <w:tc>
                      <w:tcPr>
                        <w:tcW w:w="124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highlight w:val="yellow"/>
                            <w:lang w:eastAsia="en-GB"/>
                          </w:rPr>
                        </w:pPr>
                        <w:r w:rsidRPr="008518A2">
                          <w:rPr>
                            <w:rFonts w:ascii="Calibri" w:eastAsia="Times New Roman" w:hAnsi="Calibri" w:cs="Times New Roman"/>
                            <w:color w:val="000000"/>
                            <w:highlight w:val="yellow"/>
                            <w:lang w:eastAsia="en-GB"/>
                          </w:rPr>
                          <w:t>0.64</w:t>
                        </w:r>
                      </w:p>
                    </w:tc>
                    <w:tc>
                      <w:tcPr>
                        <w:tcW w:w="142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0.80</w:t>
                        </w:r>
                      </w:p>
                    </w:tc>
                    <w:tc>
                      <w:tcPr>
                        <w:tcW w:w="152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0.52</w:t>
                        </w:r>
                      </w:p>
                    </w:tc>
                    <w:tc>
                      <w:tcPr>
                        <w:tcW w:w="155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0.52</w:t>
                        </w:r>
                      </w:p>
                    </w:tc>
                  </w:tr>
                  <w:tr w:rsidR="008518A2" w:rsidRPr="008518A2" w:rsidTr="00521EE3">
                    <w:trPr>
                      <w:trHeight w:val="300"/>
                    </w:trPr>
                    <w:tc>
                      <w:tcPr>
                        <w:tcW w:w="1200" w:type="dxa"/>
                        <w:tcBorders>
                          <w:top w:val="nil"/>
                          <w:left w:val="nil"/>
                          <w:bottom w:val="nil"/>
                          <w:right w:val="nil"/>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color w:val="000000"/>
                            <w:rtl/>
                            <w:lang w:eastAsia="en-GB"/>
                          </w:rPr>
                          <w:t>נירמול ג</w:t>
                        </w:r>
                      </w:p>
                    </w:tc>
                    <w:tc>
                      <w:tcPr>
                        <w:tcW w:w="124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highlight w:val="yellow"/>
                            <w:lang w:eastAsia="en-GB"/>
                          </w:rPr>
                        </w:pPr>
                        <w:r w:rsidRPr="008518A2">
                          <w:rPr>
                            <w:rFonts w:ascii="Calibri" w:eastAsia="Times New Roman" w:hAnsi="Calibri" w:cs="Times New Roman"/>
                            <w:color w:val="000000"/>
                            <w:highlight w:val="yellow"/>
                            <w:lang w:eastAsia="en-GB"/>
                          </w:rPr>
                          <w:t>0.70</w:t>
                        </w:r>
                      </w:p>
                    </w:tc>
                    <w:tc>
                      <w:tcPr>
                        <w:tcW w:w="142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0.8</w:t>
                        </w:r>
                      </w:p>
                    </w:tc>
                    <w:tc>
                      <w:tcPr>
                        <w:tcW w:w="152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0.6</w:t>
                        </w:r>
                      </w:p>
                    </w:tc>
                    <w:tc>
                      <w:tcPr>
                        <w:tcW w:w="155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0.61</w:t>
                        </w:r>
                      </w:p>
                    </w:tc>
                  </w:tr>
                  <w:tr w:rsidR="008518A2" w:rsidRPr="008518A2" w:rsidTr="00521EE3">
                    <w:trPr>
                      <w:trHeight w:val="300"/>
                    </w:trPr>
                    <w:tc>
                      <w:tcPr>
                        <w:tcW w:w="1200" w:type="dxa"/>
                        <w:tcBorders>
                          <w:top w:val="nil"/>
                          <w:left w:val="nil"/>
                          <w:bottom w:val="nil"/>
                          <w:right w:val="nil"/>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color w:val="000000"/>
                            <w:rtl/>
                            <w:lang w:eastAsia="en-GB"/>
                          </w:rPr>
                          <w:t>תועלת 40%</w:t>
                        </w:r>
                      </w:p>
                    </w:tc>
                    <w:tc>
                      <w:tcPr>
                        <w:tcW w:w="124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0.66</w:t>
                        </w:r>
                      </w:p>
                    </w:tc>
                    <w:tc>
                      <w:tcPr>
                        <w:tcW w:w="1420" w:type="dxa"/>
                        <w:tcBorders>
                          <w:top w:val="nil"/>
                          <w:left w:val="nil"/>
                          <w:bottom w:val="nil"/>
                          <w:right w:val="nil"/>
                        </w:tcBorders>
                        <w:shd w:val="clear" w:color="000000" w:fill="FFFF00"/>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0.76</w:t>
                        </w:r>
                      </w:p>
                    </w:tc>
                    <w:tc>
                      <w:tcPr>
                        <w:tcW w:w="152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0.68</w:t>
                        </w:r>
                      </w:p>
                    </w:tc>
                    <w:tc>
                      <w:tcPr>
                        <w:tcW w:w="155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0.66</w:t>
                        </w:r>
                      </w:p>
                    </w:tc>
                  </w:tr>
                  <w:tr w:rsidR="008518A2" w:rsidRPr="008518A2" w:rsidTr="00521EE3">
                    <w:trPr>
                      <w:trHeight w:val="300"/>
                    </w:trPr>
                    <w:tc>
                      <w:tcPr>
                        <w:tcW w:w="1200" w:type="dxa"/>
                        <w:tcBorders>
                          <w:top w:val="nil"/>
                          <w:left w:val="nil"/>
                          <w:bottom w:val="nil"/>
                          <w:right w:val="nil"/>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color w:val="000000"/>
                            <w:rtl/>
                            <w:lang w:eastAsia="en-GB"/>
                          </w:rPr>
                          <w:t>תועלת 70%</w:t>
                        </w:r>
                      </w:p>
                    </w:tc>
                    <w:tc>
                      <w:tcPr>
                        <w:tcW w:w="124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0.63</w:t>
                        </w:r>
                      </w:p>
                    </w:tc>
                    <w:tc>
                      <w:tcPr>
                        <w:tcW w:w="142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0.73</w:t>
                        </w:r>
                      </w:p>
                    </w:tc>
                    <w:tc>
                      <w:tcPr>
                        <w:tcW w:w="1529" w:type="dxa"/>
                        <w:tcBorders>
                          <w:top w:val="nil"/>
                          <w:left w:val="nil"/>
                          <w:bottom w:val="nil"/>
                          <w:right w:val="nil"/>
                        </w:tcBorders>
                        <w:shd w:val="clear" w:color="000000" w:fill="FFFF00"/>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0.74</w:t>
                        </w:r>
                      </w:p>
                    </w:tc>
                    <w:tc>
                      <w:tcPr>
                        <w:tcW w:w="155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0.71</w:t>
                        </w:r>
                      </w:p>
                    </w:tc>
                  </w:tr>
                  <w:tr w:rsidR="008518A2" w:rsidRPr="008518A2" w:rsidTr="00521EE3">
                    <w:trPr>
                      <w:trHeight w:val="300"/>
                    </w:trPr>
                    <w:tc>
                      <w:tcPr>
                        <w:tcW w:w="1200" w:type="dxa"/>
                        <w:tcBorders>
                          <w:top w:val="nil"/>
                          <w:left w:val="nil"/>
                          <w:bottom w:val="nil"/>
                          <w:right w:val="nil"/>
                        </w:tcBorders>
                        <w:shd w:val="clear" w:color="auto" w:fill="auto"/>
                        <w:hideMark/>
                      </w:tcPr>
                      <w:p w:rsidR="008518A2" w:rsidRPr="008518A2" w:rsidRDefault="008518A2" w:rsidP="008518A2">
                        <w:pPr>
                          <w:bidi/>
                          <w:spacing w:after="0" w:line="240" w:lineRule="auto"/>
                          <w:rPr>
                            <w:rFonts w:ascii="Arial" w:eastAsia="Times New Roman" w:hAnsi="Arial" w:cs="Arial"/>
                            <w:color w:val="000000"/>
                            <w:lang w:eastAsia="en-GB"/>
                          </w:rPr>
                        </w:pPr>
                        <w:r w:rsidRPr="008518A2">
                          <w:rPr>
                            <w:rFonts w:ascii="Arial" w:eastAsia="Times New Roman" w:hAnsi="Arial" w:cs="Arial"/>
                            <w:color w:val="000000"/>
                            <w:rtl/>
                            <w:lang w:eastAsia="en-GB"/>
                          </w:rPr>
                          <w:t>תועלת 65%</w:t>
                        </w:r>
                      </w:p>
                    </w:tc>
                    <w:tc>
                      <w:tcPr>
                        <w:tcW w:w="1240"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0.64</w:t>
                        </w:r>
                      </w:p>
                    </w:tc>
                    <w:tc>
                      <w:tcPr>
                        <w:tcW w:w="1420" w:type="dxa"/>
                        <w:tcBorders>
                          <w:top w:val="nil"/>
                          <w:left w:val="nil"/>
                          <w:bottom w:val="nil"/>
                          <w:right w:val="nil"/>
                        </w:tcBorders>
                        <w:shd w:val="clear" w:color="000000" w:fill="FFFF00"/>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0.74</w:t>
                        </w:r>
                      </w:p>
                    </w:tc>
                    <w:tc>
                      <w:tcPr>
                        <w:tcW w:w="152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0.73</w:t>
                        </w:r>
                      </w:p>
                    </w:tc>
                    <w:tc>
                      <w:tcPr>
                        <w:tcW w:w="1559" w:type="dxa"/>
                        <w:tcBorders>
                          <w:top w:val="nil"/>
                          <w:left w:val="nil"/>
                          <w:bottom w:val="nil"/>
                          <w:right w:val="nil"/>
                        </w:tcBorders>
                        <w:shd w:val="clear" w:color="auto" w:fill="auto"/>
                        <w:noWrap/>
                        <w:vAlign w:val="bottom"/>
                        <w:hideMark/>
                      </w:tcPr>
                      <w:p w:rsidR="008518A2" w:rsidRPr="008518A2" w:rsidRDefault="008518A2" w:rsidP="008518A2">
                        <w:pPr>
                          <w:spacing w:after="0" w:line="240" w:lineRule="auto"/>
                          <w:jc w:val="right"/>
                          <w:rPr>
                            <w:rFonts w:ascii="Calibri" w:eastAsia="Times New Roman" w:hAnsi="Calibri" w:cs="Times New Roman"/>
                            <w:color w:val="000000"/>
                            <w:lang w:eastAsia="en-GB"/>
                          </w:rPr>
                        </w:pPr>
                        <w:r w:rsidRPr="008518A2">
                          <w:rPr>
                            <w:rFonts w:ascii="Calibri" w:eastAsia="Times New Roman" w:hAnsi="Calibri" w:cs="Times New Roman"/>
                            <w:color w:val="000000"/>
                            <w:lang w:eastAsia="en-GB"/>
                          </w:rPr>
                          <w:t>0.70</w:t>
                        </w:r>
                      </w:p>
                    </w:tc>
                  </w:tr>
                </w:tbl>
                <w:p w:rsidR="008518A2" w:rsidRDefault="008518A2"/>
              </w:txbxContent>
            </v:textbox>
          </v:rect>
        </w:pict>
      </w:r>
      <w:r>
        <w:rPr>
          <w:rFonts w:hint="cs"/>
          <w:rtl/>
        </w:rPr>
        <w:t>:</w:t>
      </w:r>
      <w:r>
        <w:rPr>
          <w:rtl/>
        </w:rPr>
        <w:br w:type="page"/>
      </w:r>
    </w:p>
    <w:p w:rsidR="00A050E3" w:rsidRDefault="002143EF" w:rsidP="000731A1">
      <w:pPr>
        <w:pStyle w:val="ListParagraph"/>
        <w:numPr>
          <w:ilvl w:val="0"/>
          <w:numId w:val="2"/>
        </w:numPr>
        <w:bidi/>
        <w:rPr>
          <w:rtl/>
        </w:rPr>
      </w:pPr>
      <w:r>
        <w:rPr>
          <w:rFonts w:hint="cs"/>
          <w:rtl/>
        </w:rPr>
        <w:lastRenderedPageBreak/>
        <w:t xml:space="preserve">(5 נק') </w:t>
      </w:r>
      <w:r w:rsidR="00A050E3">
        <w:rPr>
          <w:rFonts w:hint="cs"/>
          <w:rtl/>
        </w:rPr>
        <w:t>איזו הצעה (אם בכלל) נשלטת על יד</w:t>
      </w:r>
      <w:r w:rsidR="00C242C2">
        <w:rPr>
          <w:rFonts w:hint="cs"/>
          <w:rtl/>
        </w:rPr>
        <w:t>י</w:t>
      </w:r>
      <w:r w:rsidR="00A050E3">
        <w:rPr>
          <w:rFonts w:hint="cs"/>
          <w:rtl/>
        </w:rPr>
        <w:t xml:space="preserve"> הצעה אחרת?</w:t>
      </w:r>
    </w:p>
    <w:p w:rsidR="00A050E3" w:rsidRPr="00170095" w:rsidRDefault="00A050E3" w:rsidP="000731A1">
      <w:pPr>
        <w:pStyle w:val="ListParagraph"/>
        <w:numPr>
          <w:ilvl w:val="1"/>
          <w:numId w:val="2"/>
        </w:numPr>
        <w:bidi/>
        <w:rPr>
          <w:color w:val="FF0000"/>
        </w:rPr>
      </w:pPr>
      <w:r w:rsidRPr="00170095">
        <w:rPr>
          <w:rFonts w:hint="cs"/>
          <w:color w:val="FF0000"/>
          <w:rtl/>
        </w:rPr>
        <w:t>הצעה א' נשלטת ע"י הצעה ב'</w:t>
      </w:r>
    </w:p>
    <w:p w:rsidR="00A050E3" w:rsidRDefault="00A050E3" w:rsidP="000731A1">
      <w:pPr>
        <w:pStyle w:val="ListParagraph"/>
        <w:numPr>
          <w:ilvl w:val="1"/>
          <w:numId w:val="2"/>
        </w:numPr>
        <w:bidi/>
      </w:pPr>
      <w:r>
        <w:rPr>
          <w:rFonts w:hint="cs"/>
          <w:rtl/>
        </w:rPr>
        <w:t>הצעה ג' נשלטת ע"י הצעה ב'</w:t>
      </w:r>
    </w:p>
    <w:p w:rsidR="00A050E3" w:rsidRDefault="00A050E3" w:rsidP="000731A1">
      <w:pPr>
        <w:pStyle w:val="ListParagraph"/>
        <w:numPr>
          <w:ilvl w:val="1"/>
          <w:numId w:val="2"/>
        </w:numPr>
        <w:bidi/>
      </w:pPr>
      <w:r>
        <w:rPr>
          <w:rFonts w:hint="cs"/>
          <w:rtl/>
        </w:rPr>
        <w:t>הצעה ד' נשלטת ע" הצעה ג'</w:t>
      </w:r>
    </w:p>
    <w:p w:rsidR="00A050E3" w:rsidRDefault="00A050E3" w:rsidP="000731A1">
      <w:pPr>
        <w:pStyle w:val="ListParagraph"/>
        <w:numPr>
          <w:ilvl w:val="1"/>
          <w:numId w:val="2"/>
        </w:numPr>
        <w:bidi/>
      </w:pPr>
      <w:r>
        <w:rPr>
          <w:rFonts w:hint="cs"/>
          <w:rtl/>
        </w:rPr>
        <w:t>הצעה ב' נשלטת ע"י הצעה א'</w:t>
      </w:r>
    </w:p>
    <w:p w:rsidR="00A050E3" w:rsidRPr="00170095" w:rsidRDefault="00A050E3" w:rsidP="000731A1">
      <w:pPr>
        <w:pStyle w:val="ListParagraph"/>
        <w:numPr>
          <w:ilvl w:val="1"/>
          <w:numId w:val="2"/>
        </w:numPr>
        <w:bidi/>
        <w:rPr>
          <w:color w:val="000000" w:themeColor="text1"/>
        </w:rPr>
      </w:pPr>
      <w:r w:rsidRPr="00170095">
        <w:rPr>
          <w:rFonts w:hint="cs"/>
          <w:color w:val="000000" w:themeColor="text1"/>
          <w:rtl/>
        </w:rPr>
        <w:t>אף הצעה אינה נשלטת ע"י הצעה אחרת</w:t>
      </w:r>
    </w:p>
    <w:p w:rsidR="00A050E3" w:rsidRDefault="00C242C2" w:rsidP="00A050E3">
      <w:pPr>
        <w:pStyle w:val="ListParagraph"/>
        <w:numPr>
          <w:ilvl w:val="0"/>
          <w:numId w:val="2"/>
        </w:numPr>
        <w:bidi/>
      </w:pPr>
      <w:r>
        <w:rPr>
          <w:rFonts w:hint="cs"/>
          <w:rtl/>
        </w:rPr>
        <w:t>אילו מהמשפטים הבאים נכונים (2 נקודות):</w:t>
      </w:r>
    </w:p>
    <w:p w:rsidR="00E35A20" w:rsidRDefault="00E35A20" w:rsidP="00E35A20">
      <w:pPr>
        <w:pStyle w:val="ListParagraph"/>
        <w:bidi/>
        <w:rPr>
          <w:rtl/>
        </w:rPr>
      </w:pPr>
      <w:r w:rsidRPr="006853C6">
        <w:rPr>
          <w:rFonts w:hint="cs"/>
          <w:b/>
          <w:bCs/>
          <w:rtl/>
        </w:rPr>
        <w:t>הערה</w:t>
      </w:r>
      <w:r>
        <w:rPr>
          <w:rFonts w:hint="cs"/>
          <w:rtl/>
        </w:rPr>
        <w:t>: יש לעגל את התוצאה למספר בעל 2 ספרות אחרי הנקודה הקרוב ביותר לתוצאה</w:t>
      </w:r>
    </w:p>
    <w:p w:rsidR="00E35A20" w:rsidRDefault="00E35A20" w:rsidP="00E35A20">
      <w:pPr>
        <w:pStyle w:val="ListParagraph"/>
        <w:bidi/>
      </w:pPr>
    </w:p>
    <w:tbl>
      <w:tblPr>
        <w:tblStyle w:val="TableGrid"/>
        <w:bidiVisual/>
        <w:tblW w:w="0" w:type="auto"/>
        <w:tblInd w:w="720" w:type="dxa"/>
        <w:tblLook w:val="04A0" w:firstRow="1" w:lastRow="0" w:firstColumn="1" w:lastColumn="0" w:noHBand="0" w:noVBand="1"/>
      </w:tblPr>
      <w:tblGrid>
        <w:gridCol w:w="464"/>
        <w:gridCol w:w="5994"/>
        <w:gridCol w:w="681"/>
        <w:gridCol w:w="663"/>
      </w:tblGrid>
      <w:tr w:rsidR="00C242C2" w:rsidTr="003F695A">
        <w:tc>
          <w:tcPr>
            <w:tcW w:w="464" w:type="dxa"/>
          </w:tcPr>
          <w:p w:rsidR="00C242C2" w:rsidRDefault="00C242C2" w:rsidP="003F695A">
            <w:pPr>
              <w:pStyle w:val="ListParagraph"/>
              <w:bidi/>
              <w:ind w:left="0"/>
              <w:rPr>
                <w:rtl/>
              </w:rPr>
            </w:pPr>
          </w:p>
        </w:tc>
        <w:tc>
          <w:tcPr>
            <w:tcW w:w="5994" w:type="dxa"/>
          </w:tcPr>
          <w:p w:rsidR="00C242C2" w:rsidRDefault="00C242C2" w:rsidP="003F695A">
            <w:pPr>
              <w:pStyle w:val="ListParagraph"/>
              <w:bidi/>
              <w:ind w:left="0"/>
              <w:rPr>
                <w:rtl/>
              </w:rPr>
            </w:pPr>
          </w:p>
        </w:tc>
        <w:tc>
          <w:tcPr>
            <w:tcW w:w="681" w:type="dxa"/>
          </w:tcPr>
          <w:p w:rsidR="00C242C2" w:rsidRDefault="00C242C2" w:rsidP="003F695A">
            <w:pPr>
              <w:pStyle w:val="ListParagraph"/>
              <w:bidi/>
              <w:ind w:left="0"/>
              <w:rPr>
                <w:rtl/>
              </w:rPr>
            </w:pPr>
            <w:r>
              <w:rPr>
                <w:rFonts w:hint="cs"/>
                <w:rtl/>
              </w:rPr>
              <w:t>נכון</w:t>
            </w:r>
          </w:p>
        </w:tc>
        <w:tc>
          <w:tcPr>
            <w:tcW w:w="663" w:type="dxa"/>
          </w:tcPr>
          <w:p w:rsidR="00C242C2" w:rsidRDefault="00C242C2" w:rsidP="003F695A">
            <w:pPr>
              <w:pStyle w:val="ListParagraph"/>
              <w:bidi/>
              <w:ind w:left="0"/>
              <w:rPr>
                <w:rtl/>
              </w:rPr>
            </w:pPr>
            <w:r>
              <w:rPr>
                <w:rFonts w:hint="cs"/>
                <w:rtl/>
              </w:rPr>
              <w:t>לא נכון</w:t>
            </w:r>
          </w:p>
        </w:tc>
      </w:tr>
      <w:tr w:rsidR="00C242C2" w:rsidTr="003F695A">
        <w:tc>
          <w:tcPr>
            <w:tcW w:w="464" w:type="dxa"/>
          </w:tcPr>
          <w:p w:rsidR="00C242C2" w:rsidRDefault="00C242C2" w:rsidP="003F695A">
            <w:pPr>
              <w:pStyle w:val="ListParagraph"/>
              <w:bidi/>
              <w:ind w:left="0"/>
              <w:rPr>
                <w:rtl/>
              </w:rPr>
            </w:pPr>
            <w:r>
              <w:rPr>
                <w:rFonts w:hint="cs"/>
                <w:rtl/>
              </w:rPr>
              <w:t>א</w:t>
            </w:r>
          </w:p>
        </w:tc>
        <w:tc>
          <w:tcPr>
            <w:tcW w:w="5994" w:type="dxa"/>
          </w:tcPr>
          <w:p w:rsidR="00C242C2" w:rsidRDefault="00C242C2" w:rsidP="00ED3D7F">
            <w:pPr>
              <w:pStyle w:val="ListParagraph"/>
              <w:bidi/>
              <w:ind w:left="0"/>
              <w:rPr>
                <w:rtl/>
              </w:rPr>
            </w:pPr>
            <w:r>
              <w:rPr>
                <w:rFonts w:hint="cs"/>
                <w:rtl/>
              </w:rPr>
              <w:t xml:space="preserve">העלות הכוללת הנוכחית של הצעה א' היא </w:t>
            </w:r>
            <w:r w:rsidR="00ED3D7F">
              <w:rPr>
                <w:rFonts w:hint="cs"/>
                <w:rtl/>
              </w:rPr>
              <w:t xml:space="preserve">9549 ₪ </w:t>
            </w:r>
          </w:p>
        </w:tc>
        <w:tc>
          <w:tcPr>
            <w:tcW w:w="681" w:type="dxa"/>
          </w:tcPr>
          <w:p w:rsidR="00C242C2" w:rsidRPr="00B03985" w:rsidRDefault="00B03985" w:rsidP="003F695A">
            <w:pPr>
              <w:pStyle w:val="ListParagraph"/>
              <w:bidi/>
              <w:ind w:left="0"/>
              <w:rPr>
                <w:color w:val="FF0000"/>
                <w:rtl/>
              </w:rPr>
            </w:pPr>
            <w:r w:rsidRPr="00B03985">
              <w:rPr>
                <w:rFonts w:hint="cs"/>
                <w:color w:val="FF0000"/>
              </w:rPr>
              <w:t>V</w:t>
            </w:r>
          </w:p>
        </w:tc>
        <w:tc>
          <w:tcPr>
            <w:tcW w:w="663" w:type="dxa"/>
          </w:tcPr>
          <w:p w:rsidR="00C242C2" w:rsidRPr="00B03985" w:rsidRDefault="00C242C2" w:rsidP="003F695A">
            <w:pPr>
              <w:pStyle w:val="ListParagraph"/>
              <w:bidi/>
              <w:ind w:left="0"/>
              <w:rPr>
                <w:color w:val="FF0000"/>
                <w:rtl/>
              </w:rPr>
            </w:pPr>
          </w:p>
        </w:tc>
      </w:tr>
      <w:tr w:rsidR="00C242C2" w:rsidTr="003F695A">
        <w:tc>
          <w:tcPr>
            <w:tcW w:w="464" w:type="dxa"/>
          </w:tcPr>
          <w:p w:rsidR="00C242C2" w:rsidRDefault="00C242C2" w:rsidP="003F695A">
            <w:pPr>
              <w:pStyle w:val="ListParagraph"/>
              <w:bidi/>
              <w:ind w:left="0"/>
              <w:rPr>
                <w:rtl/>
              </w:rPr>
            </w:pPr>
            <w:r>
              <w:rPr>
                <w:rFonts w:hint="cs"/>
                <w:rtl/>
              </w:rPr>
              <w:t>ב</w:t>
            </w:r>
          </w:p>
        </w:tc>
        <w:tc>
          <w:tcPr>
            <w:tcW w:w="5994" w:type="dxa"/>
          </w:tcPr>
          <w:p w:rsidR="00C242C2" w:rsidRDefault="00C242C2" w:rsidP="00C242C2">
            <w:pPr>
              <w:pStyle w:val="ListParagraph"/>
              <w:bidi/>
              <w:ind w:left="0"/>
              <w:rPr>
                <w:rtl/>
              </w:rPr>
            </w:pPr>
            <w:r>
              <w:rPr>
                <w:rFonts w:hint="cs"/>
                <w:rtl/>
              </w:rPr>
              <w:t xml:space="preserve">העלות הכוללת הנוכחית של הצעה ב' היא 10000 ₪ </w:t>
            </w:r>
          </w:p>
        </w:tc>
        <w:tc>
          <w:tcPr>
            <w:tcW w:w="681" w:type="dxa"/>
          </w:tcPr>
          <w:p w:rsidR="00C242C2" w:rsidRPr="00B03985" w:rsidRDefault="00C242C2" w:rsidP="003F695A">
            <w:pPr>
              <w:pStyle w:val="ListParagraph"/>
              <w:bidi/>
              <w:ind w:left="0"/>
              <w:rPr>
                <w:color w:val="FF0000"/>
                <w:rtl/>
              </w:rPr>
            </w:pPr>
          </w:p>
        </w:tc>
        <w:tc>
          <w:tcPr>
            <w:tcW w:w="663" w:type="dxa"/>
          </w:tcPr>
          <w:p w:rsidR="00C242C2" w:rsidRPr="00B03985" w:rsidRDefault="00B03985" w:rsidP="003F695A">
            <w:pPr>
              <w:pStyle w:val="ListParagraph"/>
              <w:bidi/>
              <w:ind w:left="0"/>
              <w:rPr>
                <w:color w:val="FF0000"/>
                <w:rtl/>
              </w:rPr>
            </w:pPr>
            <w:r w:rsidRPr="00B03985">
              <w:rPr>
                <w:rFonts w:hint="cs"/>
                <w:color w:val="FF0000"/>
              </w:rPr>
              <w:t>V</w:t>
            </w:r>
          </w:p>
        </w:tc>
      </w:tr>
      <w:tr w:rsidR="00C242C2" w:rsidTr="003F695A">
        <w:tc>
          <w:tcPr>
            <w:tcW w:w="464" w:type="dxa"/>
          </w:tcPr>
          <w:p w:rsidR="00C242C2" w:rsidRDefault="00C242C2" w:rsidP="003F695A">
            <w:pPr>
              <w:pStyle w:val="ListParagraph"/>
              <w:bidi/>
              <w:ind w:left="0"/>
              <w:rPr>
                <w:rtl/>
              </w:rPr>
            </w:pPr>
            <w:r>
              <w:rPr>
                <w:rFonts w:hint="cs"/>
                <w:rtl/>
              </w:rPr>
              <w:t>ג</w:t>
            </w:r>
          </w:p>
        </w:tc>
        <w:tc>
          <w:tcPr>
            <w:tcW w:w="5994" w:type="dxa"/>
          </w:tcPr>
          <w:p w:rsidR="00C242C2" w:rsidRDefault="00C242C2" w:rsidP="00ED3D7F">
            <w:pPr>
              <w:pStyle w:val="ListParagraph"/>
              <w:bidi/>
              <w:ind w:left="0"/>
              <w:rPr>
                <w:rtl/>
              </w:rPr>
            </w:pPr>
            <w:r>
              <w:rPr>
                <w:rFonts w:hint="cs"/>
                <w:rtl/>
              </w:rPr>
              <w:t xml:space="preserve">העלות הכוללת הנוכחית של הצעה ג' היא </w:t>
            </w:r>
            <w:r w:rsidR="00ED3D7F">
              <w:rPr>
                <w:rFonts w:hint="cs"/>
                <w:rtl/>
              </w:rPr>
              <w:t xml:space="preserve">11686 ₪ </w:t>
            </w:r>
          </w:p>
        </w:tc>
        <w:tc>
          <w:tcPr>
            <w:tcW w:w="681" w:type="dxa"/>
          </w:tcPr>
          <w:p w:rsidR="00C242C2" w:rsidRPr="00B03985" w:rsidRDefault="00B03985" w:rsidP="003F695A">
            <w:pPr>
              <w:pStyle w:val="ListParagraph"/>
              <w:bidi/>
              <w:ind w:left="0"/>
              <w:rPr>
                <w:color w:val="FF0000"/>
                <w:rtl/>
              </w:rPr>
            </w:pPr>
            <w:r w:rsidRPr="00B03985">
              <w:rPr>
                <w:rFonts w:hint="cs"/>
                <w:color w:val="FF0000"/>
              </w:rPr>
              <w:t>V</w:t>
            </w:r>
          </w:p>
        </w:tc>
        <w:tc>
          <w:tcPr>
            <w:tcW w:w="663" w:type="dxa"/>
          </w:tcPr>
          <w:p w:rsidR="00C242C2" w:rsidRPr="00B03985" w:rsidRDefault="00C242C2" w:rsidP="003F695A">
            <w:pPr>
              <w:pStyle w:val="ListParagraph"/>
              <w:bidi/>
              <w:ind w:left="0"/>
              <w:rPr>
                <w:color w:val="FF0000"/>
                <w:rtl/>
              </w:rPr>
            </w:pPr>
          </w:p>
        </w:tc>
      </w:tr>
      <w:tr w:rsidR="00C242C2" w:rsidTr="003F695A">
        <w:tc>
          <w:tcPr>
            <w:tcW w:w="464" w:type="dxa"/>
          </w:tcPr>
          <w:p w:rsidR="00C242C2" w:rsidRDefault="00C242C2" w:rsidP="003F695A">
            <w:pPr>
              <w:pStyle w:val="ListParagraph"/>
              <w:bidi/>
              <w:ind w:left="0"/>
              <w:rPr>
                <w:rtl/>
              </w:rPr>
            </w:pPr>
            <w:r>
              <w:rPr>
                <w:rFonts w:hint="cs"/>
                <w:rtl/>
              </w:rPr>
              <w:t>ד</w:t>
            </w:r>
          </w:p>
        </w:tc>
        <w:tc>
          <w:tcPr>
            <w:tcW w:w="5994" w:type="dxa"/>
          </w:tcPr>
          <w:p w:rsidR="00C242C2" w:rsidRDefault="00C242C2" w:rsidP="00C242C2">
            <w:pPr>
              <w:pStyle w:val="ListParagraph"/>
              <w:bidi/>
              <w:ind w:left="0"/>
              <w:rPr>
                <w:rtl/>
              </w:rPr>
            </w:pPr>
            <w:r>
              <w:rPr>
                <w:rFonts w:hint="cs"/>
                <w:rtl/>
              </w:rPr>
              <w:t>העלות הכוללת הנוכחית של הצעה ד' היא</w:t>
            </w:r>
            <w:r w:rsidR="006A2FB1">
              <w:rPr>
                <w:rFonts w:hint="cs"/>
                <w:rtl/>
              </w:rPr>
              <w:t xml:space="preserve"> 13,500 ₪ </w:t>
            </w:r>
          </w:p>
        </w:tc>
        <w:tc>
          <w:tcPr>
            <w:tcW w:w="681" w:type="dxa"/>
          </w:tcPr>
          <w:p w:rsidR="00C242C2" w:rsidRPr="00B03985" w:rsidRDefault="00C242C2" w:rsidP="003F695A">
            <w:pPr>
              <w:pStyle w:val="ListParagraph"/>
              <w:bidi/>
              <w:ind w:left="0"/>
              <w:rPr>
                <w:color w:val="FF0000"/>
                <w:rtl/>
              </w:rPr>
            </w:pPr>
          </w:p>
        </w:tc>
        <w:tc>
          <w:tcPr>
            <w:tcW w:w="663" w:type="dxa"/>
          </w:tcPr>
          <w:p w:rsidR="00C242C2" w:rsidRPr="00B03985" w:rsidRDefault="00B03985" w:rsidP="003F695A">
            <w:pPr>
              <w:pStyle w:val="ListParagraph"/>
              <w:bidi/>
              <w:ind w:left="0"/>
              <w:rPr>
                <w:color w:val="FF0000"/>
                <w:rtl/>
              </w:rPr>
            </w:pPr>
            <w:r w:rsidRPr="00B03985">
              <w:rPr>
                <w:rFonts w:hint="cs"/>
                <w:color w:val="FF0000"/>
              </w:rPr>
              <w:t>V</w:t>
            </w:r>
          </w:p>
        </w:tc>
      </w:tr>
      <w:tr w:rsidR="00C242C2" w:rsidTr="003F695A">
        <w:tc>
          <w:tcPr>
            <w:tcW w:w="464" w:type="dxa"/>
          </w:tcPr>
          <w:p w:rsidR="00C242C2" w:rsidRDefault="00C242C2" w:rsidP="003F695A">
            <w:pPr>
              <w:pStyle w:val="ListParagraph"/>
              <w:bidi/>
              <w:ind w:left="0"/>
              <w:rPr>
                <w:rtl/>
              </w:rPr>
            </w:pPr>
            <w:r>
              <w:rPr>
                <w:rFonts w:hint="cs"/>
                <w:rtl/>
              </w:rPr>
              <w:t>ה</w:t>
            </w:r>
          </w:p>
        </w:tc>
        <w:tc>
          <w:tcPr>
            <w:tcW w:w="5994" w:type="dxa"/>
          </w:tcPr>
          <w:p w:rsidR="00C242C2" w:rsidRDefault="00FF401A" w:rsidP="00E35A20">
            <w:pPr>
              <w:pStyle w:val="ListParagraph"/>
              <w:bidi/>
              <w:ind w:left="0"/>
              <w:rPr>
                <w:rtl/>
              </w:rPr>
            </w:pPr>
            <w:r>
              <w:rPr>
                <w:rFonts w:hint="cs"/>
                <w:rtl/>
              </w:rPr>
              <w:t>לפי שיטת נרמול א, ציון העלות המנורמלת של הצעה א' הוא</w:t>
            </w:r>
            <w:r w:rsidR="006A2FB1">
              <w:rPr>
                <w:rFonts w:hint="cs"/>
                <w:rtl/>
              </w:rPr>
              <w:t xml:space="preserve"> </w:t>
            </w:r>
            <w:r w:rsidR="00ED3D7F">
              <w:rPr>
                <w:rFonts w:hint="cs"/>
                <w:rtl/>
              </w:rPr>
              <w:t>0.</w:t>
            </w:r>
            <w:r w:rsidR="00E35A20">
              <w:rPr>
                <w:rFonts w:hint="cs"/>
                <w:rtl/>
              </w:rPr>
              <w:t>79</w:t>
            </w:r>
          </w:p>
        </w:tc>
        <w:tc>
          <w:tcPr>
            <w:tcW w:w="681" w:type="dxa"/>
          </w:tcPr>
          <w:p w:rsidR="00C242C2" w:rsidRPr="00B03985" w:rsidRDefault="00B03985" w:rsidP="003F695A">
            <w:pPr>
              <w:pStyle w:val="ListParagraph"/>
              <w:bidi/>
              <w:ind w:left="0"/>
              <w:rPr>
                <w:color w:val="FF0000"/>
                <w:rtl/>
              </w:rPr>
            </w:pPr>
            <w:r w:rsidRPr="00B03985">
              <w:rPr>
                <w:rFonts w:hint="cs"/>
                <w:color w:val="FF0000"/>
              </w:rPr>
              <w:t>V</w:t>
            </w:r>
          </w:p>
        </w:tc>
        <w:tc>
          <w:tcPr>
            <w:tcW w:w="663" w:type="dxa"/>
          </w:tcPr>
          <w:p w:rsidR="00C242C2" w:rsidRPr="00B03985" w:rsidRDefault="00C242C2" w:rsidP="003F695A">
            <w:pPr>
              <w:pStyle w:val="ListParagraph"/>
              <w:bidi/>
              <w:ind w:left="0"/>
              <w:rPr>
                <w:color w:val="FF0000"/>
                <w:rtl/>
              </w:rPr>
            </w:pPr>
          </w:p>
        </w:tc>
      </w:tr>
      <w:tr w:rsidR="00FF401A" w:rsidTr="003F695A">
        <w:tc>
          <w:tcPr>
            <w:tcW w:w="464" w:type="dxa"/>
          </w:tcPr>
          <w:p w:rsidR="00FF401A" w:rsidRDefault="00FF401A" w:rsidP="003F695A">
            <w:pPr>
              <w:pStyle w:val="ListParagraph"/>
              <w:bidi/>
              <w:ind w:left="0"/>
              <w:rPr>
                <w:rtl/>
              </w:rPr>
            </w:pPr>
            <w:r>
              <w:rPr>
                <w:rFonts w:hint="cs"/>
                <w:rtl/>
              </w:rPr>
              <w:t>ו</w:t>
            </w:r>
          </w:p>
        </w:tc>
        <w:tc>
          <w:tcPr>
            <w:tcW w:w="5994" w:type="dxa"/>
          </w:tcPr>
          <w:p w:rsidR="00FF401A" w:rsidRDefault="00FF401A" w:rsidP="00E35A20">
            <w:pPr>
              <w:pStyle w:val="ListParagraph"/>
              <w:bidi/>
              <w:ind w:left="0"/>
              <w:rPr>
                <w:rtl/>
              </w:rPr>
            </w:pPr>
            <w:r>
              <w:rPr>
                <w:rFonts w:hint="cs"/>
                <w:rtl/>
              </w:rPr>
              <w:t>לפי שיטת נרמול ב' ציון העלות המנורמלת של הצעה א' הוא</w:t>
            </w:r>
            <w:r w:rsidR="006A2FB1">
              <w:rPr>
                <w:rFonts w:hint="cs"/>
                <w:rtl/>
              </w:rPr>
              <w:t xml:space="preserve"> </w:t>
            </w:r>
            <w:r w:rsidR="00E35A20">
              <w:rPr>
                <w:rFonts w:hint="cs"/>
                <w:rtl/>
              </w:rPr>
              <w:t>0.69</w:t>
            </w:r>
          </w:p>
        </w:tc>
        <w:tc>
          <w:tcPr>
            <w:tcW w:w="681" w:type="dxa"/>
          </w:tcPr>
          <w:p w:rsidR="00FF401A" w:rsidRPr="00B03985" w:rsidRDefault="00FF401A" w:rsidP="003F695A">
            <w:pPr>
              <w:pStyle w:val="ListParagraph"/>
              <w:bidi/>
              <w:ind w:left="0"/>
              <w:rPr>
                <w:color w:val="FF0000"/>
                <w:rtl/>
              </w:rPr>
            </w:pPr>
          </w:p>
        </w:tc>
        <w:tc>
          <w:tcPr>
            <w:tcW w:w="663" w:type="dxa"/>
          </w:tcPr>
          <w:p w:rsidR="00FF401A" w:rsidRPr="00B03985" w:rsidRDefault="00B03985" w:rsidP="003F695A">
            <w:pPr>
              <w:pStyle w:val="ListParagraph"/>
              <w:bidi/>
              <w:ind w:left="0"/>
              <w:rPr>
                <w:color w:val="FF0000"/>
                <w:rtl/>
              </w:rPr>
            </w:pPr>
            <w:r w:rsidRPr="00B03985">
              <w:rPr>
                <w:rFonts w:hint="cs"/>
                <w:color w:val="FF0000"/>
              </w:rPr>
              <w:t>V</w:t>
            </w:r>
          </w:p>
        </w:tc>
      </w:tr>
      <w:tr w:rsidR="00FF401A" w:rsidTr="003F695A">
        <w:tc>
          <w:tcPr>
            <w:tcW w:w="464" w:type="dxa"/>
          </w:tcPr>
          <w:p w:rsidR="00FF401A" w:rsidRDefault="00FF401A" w:rsidP="003F695A">
            <w:pPr>
              <w:pStyle w:val="ListParagraph"/>
              <w:bidi/>
              <w:ind w:left="0"/>
              <w:rPr>
                <w:rtl/>
              </w:rPr>
            </w:pPr>
            <w:r>
              <w:rPr>
                <w:rFonts w:hint="cs"/>
                <w:rtl/>
              </w:rPr>
              <w:t>ז</w:t>
            </w:r>
          </w:p>
        </w:tc>
        <w:tc>
          <w:tcPr>
            <w:tcW w:w="5994" w:type="dxa"/>
          </w:tcPr>
          <w:p w:rsidR="00FF401A" w:rsidRDefault="00FF401A" w:rsidP="00E35A20">
            <w:pPr>
              <w:pStyle w:val="ListParagraph"/>
              <w:bidi/>
              <w:ind w:left="0"/>
              <w:rPr>
                <w:rtl/>
              </w:rPr>
            </w:pPr>
            <w:r>
              <w:rPr>
                <w:rFonts w:hint="cs"/>
                <w:rtl/>
              </w:rPr>
              <w:t>לפי שיטת נרמול ג, ציון העלות המנורמלת של הצעה א' הוא</w:t>
            </w:r>
            <w:r w:rsidR="006A2FB1">
              <w:rPr>
                <w:rFonts w:hint="cs"/>
                <w:rtl/>
              </w:rPr>
              <w:t xml:space="preserve"> </w:t>
            </w:r>
            <w:r w:rsidR="00E35A20">
              <w:rPr>
                <w:rFonts w:hint="cs"/>
                <w:rtl/>
              </w:rPr>
              <w:t>0.70</w:t>
            </w:r>
          </w:p>
        </w:tc>
        <w:tc>
          <w:tcPr>
            <w:tcW w:w="681" w:type="dxa"/>
          </w:tcPr>
          <w:p w:rsidR="00FF401A" w:rsidRPr="00B03985" w:rsidRDefault="00B03985" w:rsidP="003F695A">
            <w:pPr>
              <w:pStyle w:val="ListParagraph"/>
              <w:bidi/>
              <w:ind w:left="0"/>
              <w:rPr>
                <w:color w:val="FF0000"/>
                <w:rtl/>
              </w:rPr>
            </w:pPr>
            <w:r w:rsidRPr="00B03985">
              <w:rPr>
                <w:rFonts w:hint="cs"/>
                <w:color w:val="FF0000"/>
              </w:rPr>
              <w:t>V</w:t>
            </w:r>
          </w:p>
        </w:tc>
        <w:tc>
          <w:tcPr>
            <w:tcW w:w="663" w:type="dxa"/>
          </w:tcPr>
          <w:p w:rsidR="00FF401A" w:rsidRPr="00B03985" w:rsidRDefault="00FF401A" w:rsidP="003F695A">
            <w:pPr>
              <w:pStyle w:val="ListParagraph"/>
              <w:bidi/>
              <w:ind w:left="0"/>
              <w:rPr>
                <w:color w:val="FF0000"/>
                <w:rtl/>
              </w:rPr>
            </w:pPr>
          </w:p>
        </w:tc>
      </w:tr>
      <w:tr w:rsidR="00FF401A" w:rsidTr="003F695A">
        <w:tc>
          <w:tcPr>
            <w:tcW w:w="464" w:type="dxa"/>
          </w:tcPr>
          <w:p w:rsidR="00FF401A" w:rsidRDefault="00FF401A" w:rsidP="003F695A">
            <w:pPr>
              <w:pStyle w:val="ListParagraph"/>
              <w:bidi/>
              <w:ind w:left="0"/>
              <w:rPr>
                <w:rtl/>
              </w:rPr>
            </w:pPr>
            <w:r>
              <w:rPr>
                <w:rFonts w:hint="cs"/>
                <w:rtl/>
              </w:rPr>
              <w:t>ח</w:t>
            </w:r>
          </w:p>
        </w:tc>
        <w:tc>
          <w:tcPr>
            <w:tcW w:w="5994" w:type="dxa"/>
          </w:tcPr>
          <w:p w:rsidR="00FF401A" w:rsidRDefault="00FF401A" w:rsidP="00E35A20">
            <w:pPr>
              <w:pStyle w:val="ListParagraph"/>
              <w:bidi/>
              <w:ind w:left="0"/>
              <w:rPr>
                <w:rtl/>
              </w:rPr>
            </w:pPr>
            <w:r>
              <w:rPr>
                <w:rFonts w:hint="cs"/>
                <w:rtl/>
              </w:rPr>
              <w:t xml:space="preserve">לפי שיטת נרמול ג', כאשר משקל התועלת הוא 40%, </w:t>
            </w:r>
            <w:r w:rsidR="00E35A20">
              <w:rPr>
                <w:rFonts w:hint="cs"/>
                <w:rtl/>
              </w:rPr>
              <w:t xml:space="preserve">הציון הטוב ביותר מושג ע"י </w:t>
            </w:r>
            <w:r>
              <w:rPr>
                <w:rFonts w:hint="cs"/>
                <w:rtl/>
              </w:rPr>
              <w:t>הצעה ג'</w:t>
            </w:r>
          </w:p>
        </w:tc>
        <w:tc>
          <w:tcPr>
            <w:tcW w:w="681" w:type="dxa"/>
          </w:tcPr>
          <w:p w:rsidR="00FF401A" w:rsidRPr="00B03985" w:rsidRDefault="00FF401A" w:rsidP="003F695A">
            <w:pPr>
              <w:pStyle w:val="ListParagraph"/>
              <w:bidi/>
              <w:ind w:left="0"/>
              <w:rPr>
                <w:color w:val="FF0000"/>
                <w:rtl/>
              </w:rPr>
            </w:pPr>
          </w:p>
        </w:tc>
        <w:tc>
          <w:tcPr>
            <w:tcW w:w="663" w:type="dxa"/>
          </w:tcPr>
          <w:p w:rsidR="00FF401A" w:rsidRPr="00B03985" w:rsidRDefault="00B03985" w:rsidP="003F695A">
            <w:pPr>
              <w:pStyle w:val="ListParagraph"/>
              <w:bidi/>
              <w:ind w:left="0"/>
              <w:rPr>
                <w:color w:val="FF0000"/>
                <w:rtl/>
              </w:rPr>
            </w:pPr>
            <w:r w:rsidRPr="00B03985">
              <w:rPr>
                <w:rFonts w:hint="cs"/>
                <w:color w:val="FF0000"/>
              </w:rPr>
              <w:t>V</w:t>
            </w:r>
          </w:p>
        </w:tc>
      </w:tr>
      <w:tr w:rsidR="00FF401A" w:rsidTr="003F695A">
        <w:tc>
          <w:tcPr>
            <w:tcW w:w="464" w:type="dxa"/>
          </w:tcPr>
          <w:p w:rsidR="00FF401A" w:rsidRDefault="00FF401A" w:rsidP="003F695A">
            <w:pPr>
              <w:pStyle w:val="ListParagraph"/>
              <w:bidi/>
              <w:ind w:left="0"/>
              <w:rPr>
                <w:rtl/>
              </w:rPr>
            </w:pPr>
            <w:r>
              <w:rPr>
                <w:rFonts w:hint="cs"/>
                <w:rtl/>
              </w:rPr>
              <w:t>ט</w:t>
            </w:r>
          </w:p>
        </w:tc>
        <w:tc>
          <w:tcPr>
            <w:tcW w:w="5994" w:type="dxa"/>
          </w:tcPr>
          <w:p w:rsidR="00FF401A" w:rsidRDefault="00FF401A" w:rsidP="00E35A20">
            <w:pPr>
              <w:pStyle w:val="ListParagraph"/>
              <w:bidi/>
              <w:ind w:left="0"/>
              <w:rPr>
                <w:rtl/>
              </w:rPr>
            </w:pPr>
            <w:r>
              <w:rPr>
                <w:rFonts w:hint="cs"/>
                <w:rtl/>
              </w:rPr>
              <w:t xml:space="preserve">לפי שיטת נרמול ג' כאשר משקל התועלת הוא </w:t>
            </w:r>
            <w:r w:rsidR="00E35A20">
              <w:rPr>
                <w:rFonts w:hint="cs"/>
                <w:rtl/>
              </w:rPr>
              <w:t>7</w:t>
            </w:r>
            <w:r>
              <w:rPr>
                <w:rFonts w:hint="cs"/>
                <w:rtl/>
              </w:rPr>
              <w:t xml:space="preserve">0%, </w:t>
            </w:r>
            <w:r w:rsidR="00E35A20">
              <w:rPr>
                <w:rFonts w:hint="cs"/>
                <w:rtl/>
              </w:rPr>
              <w:t>הציון הטוב ביותר מושג ע"י הצעה ג'</w:t>
            </w:r>
          </w:p>
        </w:tc>
        <w:tc>
          <w:tcPr>
            <w:tcW w:w="681" w:type="dxa"/>
          </w:tcPr>
          <w:p w:rsidR="00FF401A" w:rsidRPr="00B03985" w:rsidRDefault="00B03985" w:rsidP="003F695A">
            <w:pPr>
              <w:pStyle w:val="ListParagraph"/>
              <w:bidi/>
              <w:ind w:left="0"/>
              <w:rPr>
                <w:color w:val="FF0000"/>
                <w:rtl/>
              </w:rPr>
            </w:pPr>
            <w:r w:rsidRPr="00B03985">
              <w:rPr>
                <w:rFonts w:hint="cs"/>
                <w:color w:val="FF0000"/>
              </w:rPr>
              <w:t>V</w:t>
            </w:r>
          </w:p>
        </w:tc>
        <w:tc>
          <w:tcPr>
            <w:tcW w:w="663" w:type="dxa"/>
          </w:tcPr>
          <w:p w:rsidR="00FF401A" w:rsidRPr="00B03985" w:rsidRDefault="00FF401A" w:rsidP="003F695A">
            <w:pPr>
              <w:pStyle w:val="ListParagraph"/>
              <w:bidi/>
              <w:ind w:left="0"/>
              <w:rPr>
                <w:color w:val="FF0000"/>
                <w:rtl/>
              </w:rPr>
            </w:pPr>
          </w:p>
        </w:tc>
      </w:tr>
      <w:tr w:rsidR="00FF401A" w:rsidTr="003F695A">
        <w:tc>
          <w:tcPr>
            <w:tcW w:w="464" w:type="dxa"/>
          </w:tcPr>
          <w:p w:rsidR="00FF401A" w:rsidRDefault="00FF401A" w:rsidP="003F695A">
            <w:pPr>
              <w:pStyle w:val="ListParagraph"/>
              <w:bidi/>
              <w:ind w:left="0"/>
              <w:rPr>
                <w:rtl/>
              </w:rPr>
            </w:pPr>
            <w:r>
              <w:rPr>
                <w:rFonts w:hint="cs"/>
                <w:rtl/>
              </w:rPr>
              <w:t>י</w:t>
            </w:r>
          </w:p>
        </w:tc>
        <w:tc>
          <w:tcPr>
            <w:tcW w:w="5994" w:type="dxa"/>
          </w:tcPr>
          <w:p w:rsidR="00FF401A" w:rsidRDefault="00FF401A" w:rsidP="009920F4">
            <w:pPr>
              <w:pStyle w:val="ListParagraph"/>
              <w:bidi/>
              <w:ind w:left="0"/>
              <w:rPr>
                <w:rtl/>
              </w:rPr>
            </w:pPr>
            <w:r>
              <w:rPr>
                <w:rFonts w:hint="cs"/>
                <w:rtl/>
              </w:rPr>
              <w:t xml:space="preserve">לפי שיטת נרמול ג' כאשר משקל התועלת </w:t>
            </w:r>
            <w:r w:rsidR="009920F4">
              <w:rPr>
                <w:rFonts w:hint="cs"/>
                <w:rtl/>
              </w:rPr>
              <w:t>נמוך</w:t>
            </w:r>
            <w:r>
              <w:rPr>
                <w:rFonts w:hint="cs"/>
                <w:rtl/>
              </w:rPr>
              <w:t xml:space="preserve"> מ </w:t>
            </w:r>
            <w:r w:rsidR="009920F4">
              <w:rPr>
                <w:rtl/>
              </w:rPr>
              <w:t>–</w:t>
            </w:r>
            <w:r>
              <w:rPr>
                <w:rFonts w:hint="cs"/>
                <w:rtl/>
              </w:rPr>
              <w:t xml:space="preserve"> </w:t>
            </w:r>
            <w:r w:rsidR="009920F4">
              <w:t>65%</w:t>
            </w:r>
            <w:r>
              <w:rPr>
                <w:rFonts w:hint="cs"/>
                <w:rtl/>
              </w:rPr>
              <w:t>, כדאי לבחור בהצעה</w:t>
            </w:r>
            <w:r w:rsidR="009920F4">
              <w:rPr>
                <w:rFonts w:hint="cs"/>
                <w:rtl/>
              </w:rPr>
              <w:t xml:space="preserve"> ב'</w:t>
            </w:r>
          </w:p>
        </w:tc>
        <w:tc>
          <w:tcPr>
            <w:tcW w:w="681" w:type="dxa"/>
          </w:tcPr>
          <w:p w:rsidR="00FF401A" w:rsidRPr="00B03985" w:rsidRDefault="00B03985" w:rsidP="003F695A">
            <w:pPr>
              <w:pStyle w:val="ListParagraph"/>
              <w:bidi/>
              <w:ind w:left="0"/>
              <w:rPr>
                <w:color w:val="FF0000"/>
                <w:rtl/>
              </w:rPr>
            </w:pPr>
            <w:r w:rsidRPr="00B03985">
              <w:rPr>
                <w:rFonts w:hint="cs"/>
                <w:color w:val="FF0000"/>
              </w:rPr>
              <w:t>V</w:t>
            </w:r>
          </w:p>
        </w:tc>
        <w:tc>
          <w:tcPr>
            <w:tcW w:w="663" w:type="dxa"/>
          </w:tcPr>
          <w:p w:rsidR="00FF401A" w:rsidRPr="00B03985" w:rsidRDefault="00FF401A" w:rsidP="003F695A">
            <w:pPr>
              <w:pStyle w:val="ListParagraph"/>
              <w:bidi/>
              <w:ind w:left="0"/>
              <w:rPr>
                <w:color w:val="FF0000"/>
                <w:rtl/>
              </w:rPr>
            </w:pPr>
          </w:p>
        </w:tc>
      </w:tr>
    </w:tbl>
    <w:p w:rsidR="00C242C2" w:rsidRDefault="00C242C2" w:rsidP="00C242C2">
      <w:pPr>
        <w:pStyle w:val="ListParagraph"/>
        <w:bidi/>
        <w:rPr>
          <w:rtl/>
        </w:rPr>
      </w:pPr>
    </w:p>
    <w:p w:rsidR="00A72727" w:rsidRDefault="00A72727" w:rsidP="00A72727">
      <w:pPr>
        <w:pStyle w:val="ListParagraph"/>
        <w:bidi/>
      </w:pPr>
    </w:p>
    <w:p w:rsidR="005B748B" w:rsidRDefault="005B748B">
      <w:r>
        <w:rPr>
          <w:rtl/>
        </w:rPr>
        <w:br w:type="page"/>
      </w:r>
    </w:p>
    <w:p w:rsidR="005B748B" w:rsidRPr="005B748B" w:rsidRDefault="00863E36" w:rsidP="005B748B">
      <w:pPr>
        <w:bidi/>
        <w:jc w:val="center"/>
        <w:rPr>
          <w:b/>
          <w:bCs/>
          <w:sz w:val="28"/>
          <w:szCs w:val="28"/>
          <w:u w:val="single"/>
          <w:rtl/>
        </w:rPr>
      </w:pPr>
      <w:r>
        <w:rPr>
          <w:noProof/>
        </w:rPr>
        <w:lastRenderedPageBreak/>
        <w:drawing>
          <wp:anchor distT="0" distB="0" distL="114300" distR="114300" simplePos="0" relativeHeight="251659264" behindDoc="0" locked="0" layoutInCell="1" allowOverlap="1" wp14:anchorId="0BE0A962" wp14:editId="44CECDC6">
            <wp:simplePos x="0" y="0"/>
            <wp:positionH relativeFrom="column">
              <wp:posOffset>-119380</wp:posOffset>
            </wp:positionH>
            <wp:positionV relativeFrom="paragraph">
              <wp:posOffset>913765</wp:posOffset>
            </wp:positionV>
            <wp:extent cx="5274310" cy="4239895"/>
            <wp:effectExtent l="76200" t="76200" r="116840" b="1225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274310" cy="4239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5B748B" w:rsidRPr="005B748B">
        <w:rPr>
          <w:rFonts w:hint="cs"/>
          <w:b/>
          <w:bCs/>
          <w:sz w:val="28"/>
          <w:szCs w:val="28"/>
          <w:u w:val="single"/>
          <w:rtl/>
        </w:rPr>
        <w:t>פתרון</w:t>
      </w:r>
      <w:r w:rsidR="005B748B">
        <w:rPr>
          <w:rFonts w:hint="cs"/>
          <w:b/>
          <w:bCs/>
          <w:sz w:val="28"/>
          <w:szCs w:val="28"/>
          <w:u w:val="single"/>
          <w:rtl/>
        </w:rPr>
        <w:t>- חלק ב'</w:t>
      </w:r>
    </w:p>
    <w:p w:rsidR="00A72727" w:rsidRDefault="005B748B" w:rsidP="005B748B">
      <w:pPr>
        <w:bidi/>
        <w:rPr>
          <w:rtl/>
        </w:rPr>
      </w:pPr>
      <w:r>
        <w:rPr>
          <w:rFonts w:hint="cs"/>
          <w:rtl/>
        </w:rPr>
        <w:t xml:space="preserve">פתרון אפשרי </w:t>
      </w:r>
      <w:r w:rsidR="00863E36">
        <w:rPr>
          <w:rFonts w:hint="cs"/>
          <w:rtl/>
        </w:rPr>
        <w:t>ל</w:t>
      </w:r>
      <w:r>
        <w:rPr>
          <w:rFonts w:hint="cs"/>
          <w:rtl/>
        </w:rPr>
        <w:t>תרשים המחלקות:</w:t>
      </w:r>
    </w:p>
    <w:p w:rsidR="005B748B" w:rsidRDefault="005B748B" w:rsidP="005B748B">
      <w:pPr>
        <w:bidi/>
        <w:rPr>
          <w:rtl/>
        </w:rPr>
      </w:pPr>
    </w:p>
    <w:p w:rsidR="005B748B" w:rsidRPr="00FA1EBC" w:rsidRDefault="005B748B" w:rsidP="005B748B">
      <w:pPr>
        <w:bidi/>
        <w:rPr>
          <w:u w:val="single"/>
          <w:rtl/>
        </w:rPr>
      </w:pPr>
      <w:r w:rsidRPr="00FA1EBC">
        <w:rPr>
          <w:rFonts w:hint="cs"/>
          <w:u w:val="single"/>
          <w:rtl/>
        </w:rPr>
        <w:t>הערות</w:t>
      </w:r>
      <w:r w:rsidR="00FA1EBC" w:rsidRPr="00FA1EBC">
        <w:rPr>
          <w:rFonts w:hint="cs"/>
          <w:u w:val="single"/>
          <w:rtl/>
        </w:rPr>
        <w:t xml:space="preserve"> על הפתרון</w:t>
      </w:r>
      <w:r w:rsidRPr="00FA1EBC">
        <w:rPr>
          <w:rFonts w:hint="cs"/>
          <w:u w:val="single"/>
          <w:rtl/>
        </w:rPr>
        <w:t>:</w:t>
      </w:r>
    </w:p>
    <w:p w:rsidR="001420CE" w:rsidRPr="001420CE" w:rsidRDefault="001420CE" w:rsidP="00FA1EBC">
      <w:pPr>
        <w:pStyle w:val="ListParagraph"/>
        <w:numPr>
          <w:ilvl w:val="0"/>
          <w:numId w:val="5"/>
        </w:numPr>
        <w:bidi/>
        <w:jc w:val="both"/>
      </w:pPr>
      <w:r w:rsidRPr="001420CE">
        <w:rPr>
          <w:rFonts w:hint="cs"/>
          <w:b/>
          <w:bCs/>
          <w:rtl/>
        </w:rPr>
        <w:t>פריט לבוש</w:t>
      </w:r>
      <w:r>
        <w:rPr>
          <w:rFonts w:hint="cs"/>
          <w:rtl/>
        </w:rPr>
        <w:t>- הכוונה פה הייתה שכל מופע פריט לבוש מייצג בגד ספציפי (לא קיימים 2 מאותו מופע) ולכן נרצה לשמור את המיקום שלו. לכן לא התקבלו פתרונות אשר התייחסו לפריט לבוש בצורה יותר מופשטת, למשל שכל מופע מייצג חולצה מסוימת אשר נמכרת בחנות וקיימת כמות עבורה.</w:t>
      </w:r>
    </w:p>
    <w:p w:rsidR="005B748B" w:rsidRDefault="00FA1EBC" w:rsidP="001420CE">
      <w:pPr>
        <w:pStyle w:val="ListParagraph"/>
        <w:numPr>
          <w:ilvl w:val="0"/>
          <w:numId w:val="5"/>
        </w:numPr>
        <w:bidi/>
        <w:jc w:val="both"/>
      </w:pPr>
      <w:r w:rsidRPr="00FA1EBC">
        <w:rPr>
          <w:rFonts w:hint="cs"/>
          <w:b/>
          <w:bCs/>
          <w:rtl/>
        </w:rPr>
        <w:t>צבעים</w:t>
      </w:r>
      <w:r>
        <w:rPr>
          <w:rFonts w:hint="cs"/>
          <w:rtl/>
        </w:rPr>
        <w:t xml:space="preserve">- היות ויש לשמור שלושה צבעים, קיימת מחלקה נפרדת. לא התקבלו פתרונות של שמירת 3 צבעים בתוך המחלקה פריט לבוש בשל חוסר מודולאריות. כמובן שגם לא התקבלו פתרונות של שמירת רשימת צבעים בתוך המחלקה פריט לבוש. זו הפרת נורמליזציה של </w:t>
      </w:r>
      <w:r>
        <w:t>CD</w:t>
      </w:r>
      <w:r>
        <w:rPr>
          <w:rFonts w:hint="cs"/>
          <w:rtl/>
        </w:rPr>
        <w:t>. להזכירכם- הרשימה הינה הכלה אשר תיווצר בעקבות הקשר.</w:t>
      </w:r>
    </w:p>
    <w:p w:rsidR="00FA1EBC" w:rsidRDefault="00FA1EBC" w:rsidP="00CD5A84">
      <w:pPr>
        <w:pStyle w:val="ListParagraph"/>
        <w:numPr>
          <w:ilvl w:val="0"/>
          <w:numId w:val="5"/>
        </w:numPr>
        <w:bidi/>
        <w:jc w:val="both"/>
      </w:pPr>
      <w:r w:rsidRPr="00FA1EBC">
        <w:rPr>
          <w:rFonts w:hint="cs"/>
          <w:b/>
          <w:bCs/>
          <w:rtl/>
        </w:rPr>
        <w:t>סוג לבוש</w:t>
      </w:r>
      <w:r>
        <w:rPr>
          <w:rFonts w:hint="cs"/>
          <w:rtl/>
        </w:rPr>
        <w:t>- לא התקבלו פה הורשות למיניהן. בטח שלא הורשות לפי כל סוג- מכנס, חולצה וכו'.</w:t>
      </w:r>
      <w:r>
        <w:t xml:space="preserve"> </w:t>
      </w:r>
      <w:r>
        <w:rPr>
          <w:rFonts w:hint="cs"/>
          <w:rtl/>
        </w:rPr>
        <w:t xml:space="preserve"> הפתרון המוצע הינו הפשוט ביותר, אך כמובן דורש ה</w:t>
      </w:r>
      <w:r w:rsidR="00CD5A84">
        <w:rPr>
          <w:rFonts w:hint="cs"/>
          <w:rtl/>
        </w:rPr>
        <w:t>גדרו</w:t>
      </w:r>
      <w:r>
        <w:rPr>
          <w:rFonts w:hint="cs"/>
          <w:rtl/>
        </w:rPr>
        <w:t>ת</w:t>
      </w:r>
      <w:r w:rsidR="00CD5A84">
        <w:rPr>
          <w:rFonts w:hint="cs"/>
          <w:rtl/>
        </w:rPr>
        <w:t xml:space="preserve"> ובדיקות בעת בניית ה-</w:t>
      </w:r>
      <w:r w:rsidR="00CD5A84">
        <w:t>GUI</w:t>
      </w:r>
      <w:r>
        <w:rPr>
          <w:rFonts w:hint="cs"/>
          <w:rtl/>
        </w:rPr>
        <w:t xml:space="preserve"> (כדי שלא יהיה מצב בו יהיה מופע עם סוג ראשי וסוג משני שאינם תואמים). חלק מהסטודנטים בחרו לפתור זאת ע"י יצירת סוג אחד בלבד אשר כולל בתוכו את שני הסוגים (מכנס קצר, מכנס ארוך וכו')- פתרון זה פחות מוצלח היות והוא לא מאפשר לסווג לפי סוג ראשי.</w:t>
      </w:r>
      <w:r w:rsidR="0016228A">
        <w:rPr>
          <w:rFonts w:hint="cs"/>
          <w:rtl/>
        </w:rPr>
        <w:t xml:space="preserve"> </w:t>
      </w:r>
    </w:p>
    <w:p w:rsidR="00FA1EBC" w:rsidRDefault="00FA1EBC" w:rsidP="00FD1C07">
      <w:pPr>
        <w:pStyle w:val="ListParagraph"/>
        <w:numPr>
          <w:ilvl w:val="0"/>
          <w:numId w:val="5"/>
        </w:numPr>
        <w:bidi/>
        <w:jc w:val="both"/>
      </w:pPr>
      <w:r>
        <w:rPr>
          <w:rFonts w:hint="cs"/>
          <w:b/>
          <w:bCs/>
          <w:rtl/>
        </w:rPr>
        <w:t>תמונה</w:t>
      </w:r>
      <w:r w:rsidRPr="00FA1EBC">
        <w:rPr>
          <w:rFonts w:hint="cs"/>
          <w:rtl/>
        </w:rPr>
        <w:t>-</w:t>
      </w:r>
      <w:r>
        <w:rPr>
          <w:rFonts w:hint="cs"/>
          <w:rtl/>
        </w:rPr>
        <w:t xml:space="preserve"> רוב הפתרונות לא הקפידו לרשום 0..1 וזה מהותי בתרשים זה היות ולא ייתכן שתמונה תהיה מחוברת גם למשתמש וגם לפריט לבוש. התקבלו גם (בברכה) פתרונות של </w:t>
      </w:r>
      <w:r>
        <w:rPr>
          <w:rFonts w:hint="cs"/>
          <w:rtl/>
        </w:rPr>
        <w:lastRenderedPageBreak/>
        <w:t xml:space="preserve">שימוש בקשר </w:t>
      </w:r>
      <w:r>
        <w:t>OR</w:t>
      </w:r>
      <w:r>
        <w:rPr>
          <w:rFonts w:hint="cs"/>
          <w:rtl/>
        </w:rPr>
        <w:t>. לא מעט סטודנטים בחרו לעשות 2 מחלקות תמונה! זו כמובן טעות חמורה. חלק עשו פה הורשה שזה לא טעות חמורה כמו 2 מחלקות שונות אך מסורבל ומיותר.</w:t>
      </w:r>
      <w:r w:rsidR="0016228A">
        <w:rPr>
          <w:rFonts w:hint="cs"/>
          <w:rtl/>
        </w:rPr>
        <w:t xml:space="preserve"> חלק עשו שני קשרים (כפי שהיה צריך) אך הוסיפו גם תכונה בוליאנית שמציינת את סוג התמונה- זה כמובן מיותר היות וניתן לקבל את זה מהקשר (אפשר היה להוסיף שיטה שבודקת את הסוג באמצעות הקשר).</w:t>
      </w:r>
    </w:p>
    <w:p w:rsidR="00FA1EBC" w:rsidRDefault="00FA1EBC" w:rsidP="00FD1C07">
      <w:pPr>
        <w:pStyle w:val="ListParagraph"/>
        <w:numPr>
          <w:ilvl w:val="0"/>
          <w:numId w:val="5"/>
        </w:numPr>
        <w:bidi/>
        <w:jc w:val="both"/>
      </w:pPr>
      <w:r w:rsidRPr="001420CE">
        <w:rPr>
          <w:rFonts w:hint="cs"/>
          <w:b/>
          <w:bCs/>
          <w:rtl/>
        </w:rPr>
        <w:t>אירוע</w:t>
      </w:r>
      <w:r>
        <w:rPr>
          <w:rFonts w:hint="cs"/>
          <w:rtl/>
        </w:rPr>
        <w:t xml:space="preserve">- היות וכל אירוע מחובר לפריט לבוש, וכל פריט לבוש מחובר למשתמש, אין שום צורך </w:t>
      </w:r>
      <w:r w:rsidR="00460162">
        <w:rPr>
          <w:rFonts w:hint="cs"/>
          <w:rtl/>
        </w:rPr>
        <w:t>לחבר גם את אירוע ומשתמש. חלק מהסטודנטים עשו פה קשר טרינארי אשר אינו מוצדק לחלוטין!</w:t>
      </w:r>
    </w:p>
    <w:p w:rsidR="001420CE" w:rsidRDefault="001420CE" w:rsidP="00FD1C07">
      <w:pPr>
        <w:pStyle w:val="ListParagraph"/>
        <w:numPr>
          <w:ilvl w:val="0"/>
          <w:numId w:val="5"/>
        </w:numPr>
        <w:bidi/>
        <w:jc w:val="both"/>
      </w:pPr>
      <w:r>
        <w:rPr>
          <w:rFonts w:hint="cs"/>
          <w:b/>
          <w:bCs/>
          <w:rtl/>
        </w:rPr>
        <w:t>המרת המידות</w:t>
      </w:r>
      <w:r w:rsidRPr="001420CE">
        <w:rPr>
          <w:rFonts w:hint="cs"/>
          <w:rtl/>
        </w:rPr>
        <w:t>-</w:t>
      </w:r>
      <w:r>
        <w:rPr>
          <w:rFonts w:hint="cs"/>
          <w:rtl/>
        </w:rPr>
        <w:t xml:space="preserve"> </w:t>
      </w:r>
      <w:r w:rsidR="00FD1C07">
        <w:rPr>
          <w:rFonts w:hint="cs"/>
          <w:b/>
          <w:bCs/>
          <w:rtl/>
        </w:rPr>
        <w:t xml:space="preserve"> </w:t>
      </w:r>
      <w:r>
        <w:rPr>
          <w:rFonts w:hint="cs"/>
          <w:rtl/>
        </w:rPr>
        <w:t>התקבלו שני פתרונות- הראשון זה הפתרון אשר מופיע בתרשים. כל מידה של יצרן מקושרת למידה אחרת ביצרן אחר ובכך ניתן לדעת את ההמרה. הפתרון השני הינו לציין שקיימת שיטה "המרת מידה" במחלקה פריט לבוש ולהסביר שההמרה תתבצע באמצעות טבלה השמורה רק בבסיס הנתונים (ואינה מופיעה בתרשים המחלקות).</w:t>
      </w:r>
    </w:p>
    <w:p w:rsidR="001420CE" w:rsidRDefault="0016228A" w:rsidP="00FD1C07">
      <w:pPr>
        <w:pStyle w:val="ListParagraph"/>
        <w:numPr>
          <w:ilvl w:val="0"/>
          <w:numId w:val="5"/>
        </w:numPr>
        <w:bidi/>
        <w:jc w:val="both"/>
      </w:pPr>
      <w:r>
        <w:rPr>
          <w:rFonts w:hint="cs"/>
          <w:b/>
          <w:bCs/>
          <w:rtl/>
        </w:rPr>
        <w:t xml:space="preserve">מקום אחסון- </w:t>
      </w:r>
      <w:r>
        <w:rPr>
          <w:rFonts w:hint="cs"/>
          <w:rtl/>
        </w:rPr>
        <w:t>התקבל גם פתרון של 2 מחלקות שונות - מקום אחסון רגיל (מדף/מגירה) ומקום אחסון נוסף אשר מחוברים לפריט לבוש בקשרים של 0..1 או ב-</w:t>
      </w:r>
      <w:r>
        <w:t>OR</w:t>
      </w:r>
      <w:r>
        <w:rPr>
          <w:rFonts w:hint="cs"/>
          <w:rtl/>
        </w:rPr>
        <w:t xml:space="preserve"> (היות ופריט לא יכול להיות שמור בשניהם). הרבה סטודנטים מידלו זאת באמצעות מחלקת קשר בין פריט לבוש ודלת. שימו לב שזה קשר של יחיד לרבים ולכן אין צורך בכלל במחלקת קשר. בנוסף, בגלל שרוצים למדל את הארון, חשוב שגם הדלת וגם המגירה/מדף יהיו מחלקות בפני עצמם. גם הורשה של מגירה ומדף כשתי מחלקות שונות לא התקבלה.</w:t>
      </w:r>
    </w:p>
    <w:p w:rsidR="005B748B" w:rsidRPr="00713AD5" w:rsidRDefault="00FD1C07" w:rsidP="00863E36">
      <w:pPr>
        <w:pStyle w:val="ListParagraph"/>
        <w:numPr>
          <w:ilvl w:val="0"/>
          <w:numId w:val="5"/>
        </w:numPr>
        <w:bidi/>
        <w:jc w:val="both"/>
        <w:rPr>
          <w:rtl/>
        </w:rPr>
      </w:pPr>
      <w:r w:rsidRPr="00FD1C07">
        <w:rPr>
          <w:rFonts w:hint="cs"/>
          <w:b/>
          <w:bCs/>
          <w:rtl/>
        </w:rPr>
        <w:t>ארון-</w:t>
      </w:r>
      <w:r>
        <w:rPr>
          <w:rFonts w:hint="cs"/>
          <w:rtl/>
        </w:rPr>
        <w:t xml:space="preserve"> בפתרון אין התייחסות לארון מתוך הנחה שלכל משתמש קיים ארון אחד בלבד. התקבלו גם פתרונות בהם הופיעה מחלקת ארון. </w:t>
      </w:r>
    </w:p>
    <w:sectPr w:rsidR="005B748B" w:rsidRPr="00713AD5" w:rsidSect="00981DF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995B1D"/>
    <w:multiLevelType w:val="hybridMultilevel"/>
    <w:tmpl w:val="76B0B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D65DF0"/>
    <w:multiLevelType w:val="hybridMultilevel"/>
    <w:tmpl w:val="09A0B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224C23"/>
    <w:multiLevelType w:val="hybridMultilevel"/>
    <w:tmpl w:val="A568F3CC"/>
    <w:lvl w:ilvl="0" w:tplc="0809000F">
      <w:start w:val="1"/>
      <w:numFmt w:val="decimal"/>
      <w:lvlText w:val="%1."/>
      <w:lvlJc w:val="left"/>
      <w:pPr>
        <w:ind w:left="720" w:hanging="360"/>
      </w:pPr>
      <w:rPr>
        <w:rFonts w:hint="default"/>
      </w:rPr>
    </w:lvl>
    <w:lvl w:ilvl="1" w:tplc="A21C901C">
      <w:start w:val="1"/>
      <w:numFmt w:val="hebrew1"/>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61B0949"/>
    <w:multiLevelType w:val="hybridMultilevel"/>
    <w:tmpl w:val="468CFCE2"/>
    <w:lvl w:ilvl="0" w:tplc="A21C901C">
      <w:start w:val="1"/>
      <w:numFmt w:val="hebrew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2725003"/>
    <w:multiLevelType w:val="hybridMultilevel"/>
    <w:tmpl w:val="1E5883B6"/>
    <w:lvl w:ilvl="0" w:tplc="A21C901C">
      <w:start w:val="1"/>
      <w:numFmt w:val="hebrew1"/>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6">
    <w:nsid w:val="5E8E3AD6"/>
    <w:multiLevelType w:val="hybridMultilevel"/>
    <w:tmpl w:val="BA447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2"/>
  </w:num>
  <w:num w:numId="3">
    <w:abstractNumId w:val="5"/>
  </w:num>
  <w:num w:numId="4">
    <w:abstractNumId w:val="3"/>
  </w:num>
  <w:num w:numId="5">
    <w:abstractNumId w:val="0"/>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2"/>
  </w:compat>
  <w:rsids>
    <w:rsidRoot w:val="00713AD5"/>
    <w:rsid w:val="000731A1"/>
    <w:rsid w:val="000A1AE9"/>
    <w:rsid w:val="000A1F69"/>
    <w:rsid w:val="000B371C"/>
    <w:rsid w:val="000B62A7"/>
    <w:rsid w:val="001420CE"/>
    <w:rsid w:val="0016228A"/>
    <w:rsid w:val="00170095"/>
    <w:rsid w:val="0018328C"/>
    <w:rsid w:val="001D5787"/>
    <w:rsid w:val="002143EF"/>
    <w:rsid w:val="002712D6"/>
    <w:rsid w:val="002B5350"/>
    <w:rsid w:val="002E6F95"/>
    <w:rsid w:val="002F27C6"/>
    <w:rsid w:val="00361223"/>
    <w:rsid w:val="00384959"/>
    <w:rsid w:val="003F653A"/>
    <w:rsid w:val="00460162"/>
    <w:rsid w:val="004A2BE2"/>
    <w:rsid w:val="00521EE3"/>
    <w:rsid w:val="005677A2"/>
    <w:rsid w:val="00584B22"/>
    <w:rsid w:val="005B748B"/>
    <w:rsid w:val="005D39AC"/>
    <w:rsid w:val="005E1F4D"/>
    <w:rsid w:val="006248AE"/>
    <w:rsid w:val="00636AF3"/>
    <w:rsid w:val="00643C57"/>
    <w:rsid w:val="00651640"/>
    <w:rsid w:val="006853C6"/>
    <w:rsid w:val="006A2FB1"/>
    <w:rsid w:val="006C5A33"/>
    <w:rsid w:val="006C7EA9"/>
    <w:rsid w:val="00713AD5"/>
    <w:rsid w:val="007A291A"/>
    <w:rsid w:val="007E545F"/>
    <w:rsid w:val="008128AC"/>
    <w:rsid w:val="00825674"/>
    <w:rsid w:val="00832E99"/>
    <w:rsid w:val="008518A2"/>
    <w:rsid w:val="00863E36"/>
    <w:rsid w:val="008771A7"/>
    <w:rsid w:val="008B1E56"/>
    <w:rsid w:val="008C5BDC"/>
    <w:rsid w:val="00901676"/>
    <w:rsid w:val="0090440B"/>
    <w:rsid w:val="009333E1"/>
    <w:rsid w:val="00943C84"/>
    <w:rsid w:val="00954D57"/>
    <w:rsid w:val="00981DF9"/>
    <w:rsid w:val="009920F4"/>
    <w:rsid w:val="009E70D5"/>
    <w:rsid w:val="009F3183"/>
    <w:rsid w:val="009F5E72"/>
    <w:rsid w:val="00A050E3"/>
    <w:rsid w:val="00A63210"/>
    <w:rsid w:val="00A72727"/>
    <w:rsid w:val="00AC65DC"/>
    <w:rsid w:val="00B03985"/>
    <w:rsid w:val="00B30E8D"/>
    <w:rsid w:val="00B94B3D"/>
    <w:rsid w:val="00BB023C"/>
    <w:rsid w:val="00BC5AE7"/>
    <w:rsid w:val="00BE54C5"/>
    <w:rsid w:val="00C242C2"/>
    <w:rsid w:val="00C5117B"/>
    <w:rsid w:val="00C772E5"/>
    <w:rsid w:val="00CA072E"/>
    <w:rsid w:val="00CD5A84"/>
    <w:rsid w:val="00D13D8E"/>
    <w:rsid w:val="00D92EE7"/>
    <w:rsid w:val="00D95421"/>
    <w:rsid w:val="00E327C7"/>
    <w:rsid w:val="00E35A20"/>
    <w:rsid w:val="00E8573F"/>
    <w:rsid w:val="00EB1C0A"/>
    <w:rsid w:val="00ED3D7F"/>
    <w:rsid w:val="00F23ED4"/>
    <w:rsid w:val="00F25B21"/>
    <w:rsid w:val="00F8773C"/>
    <w:rsid w:val="00FA1EBC"/>
    <w:rsid w:val="00FC0F78"/>
    <w:rsid w:val="00FC613B"/>
    <w:rsid w:val="00FD1C07"/>
    <w:rsid w:val="00FF401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F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3AD5"/>
    <w:pPr>
      <w:ind w:left="720"/>
      <w:contextualSpacing/>
    </w:pPr>
  </w:style>
  <w:style w:type="table" w:styleId="TableGrid">
    <w:name w:val="Table Grid"/>
    <w:basedOn w:val="TableNormal"/>
    <w:uiPriority w:val="59"/>
    <w:rsid w:val="00B30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333E1"/>
    <w:rPr>
      <w:sz w:val="16"/>
      <w:szCs w:val="16"/>
    </w:rPr>
  </w:style>
  <w:style w:type="paragraph" w:styleId="CommentText">
    <w:name w:val="annotation text"/>
    <w:basedOn w:val="Normal"/>
    <w:link w:val="CommentTextChar"/>
    <w:uiPriority w:val="99"/>
    <w:semiHidden/>
    <w:unhideWhenUsed/>
    <w:rsid w:val="009333E1"/>
    <w:pPr>
      <w:spacing w:line="240" w:lineRule="auto"/>
    </w:pPr>
    <w:rPr>
      <w:sz w:val="20"/>
      <w:szCs w:val="20"/>
    </w:rPr>
  </w:style>
  <w:style w:type="character" w:customStyle="1" w:styleId="CommentTextChar">
    <w:name w:val="Comment Text Char"/>
    <w:basedOn w:val="DefaultParagraphFont"/>
    <w:link w:val="CommentText"/>
    <w:uiPriority w:val="99"/>
    <w:semiHidden/>
    <w:rsid w:val="009333E1"/>
    <w:rPr>
      <w:sz w:val="20"/>
      <w:szCs w:val="20"/>
    </w:rPr>
  </w:style>
  <w:style w:type="paragraph" w:styleId="CommentSubject">
    <w:name w:val="annotation subject"/>
    <w:basedOn w:val="CommentText"/>
    <w:next w:val="CommentText"/>
    <w:link w:val="CommentSubjectChar"/>
    <w:uiPriority w:val="99"/>
    <w:semiHidden/>
    <w:unhideWhenUsed/>
    <w:rsid w:val="009333E1"/>
    <w:rPr>
      <w:b/>
      <w:bCs/>
    </w:rPr>
  </w:style>
  <w:style w:type="character" w:customStyle="1" w:styleId="CommentSubjectChar">
    <w:name w:val="Comment Subject Char"/>
    <w:basedOn w:val="CommentTextChar"/>
    <w:link w:val="CommentSubject"/>
    <w:uiPriority w:val="99"/>
    <w:semiHidden/>
    <w:rsid w:val="009333E1"/>
    <w:rPr>
      <w:b/>
      <w:bCs/>
      <w:sz w:val="20"/>
      <w:szCs w:val="20"/>
    </w:rPr>
  </w:style>
  <w:style w:type="paragraph" w:styleId="BalloonText">
    <w:name w:val="Balloon Text"/>
    <w:basedOn w:val="Normal"/>
    <w:link w:val="BalloonTextChar"/>
    <w:uiPriority w:val="99"/>
    <w:semiHidden/>
    <w:unhideWhenUsed/>
    <w:rsid w:val="009333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33E1"/>
    <w:rPr>
      <w:rFonts w:ascii="Tahoma" w:hAnsi="Tahoma" w:cs="Tahoma"/>
      <w:sz w:val="16"/>
      <w:szCs w:val="16"/>
    </w:rPr>
  </w:style>
  <w:style w:type="paragraph" w:styleId="DocumentMap">
    <w:name w:val="Document Map"/>
    <w:basedOn w:val="Normal"/>
    <w:link w:val="DocumentMapChar"/>
    <w:uiPriority w:val="99"/>
    <w:semiHidden/>
    <w:unhideWhenUsed/>
    <w:rsid w:val="00643C5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43C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3AD5"/>
    <w:pPr>
      <w:ind w:left="720"/>
      <w:contextualSpacing/>
    </w:pPr>
  </w:style>
  <w:style w:type="table" w:styleId="TableGrid">
    <w:name w:val="Table Grid"/>
    <w:basedOn w:val="TableNormal"/>
    <w:uiPriority w:val="59"/>
    <w:rsid w:val="00B30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333E1"/>
    <w:rPr>
      <w:sz w:val="16"/>
      <w:szCs w:val="16"/>
    </w:rPr>
  </w:style>
  <w:style w:type="paragraph" w:styleId="CommentText">
    <w:name w:val="annotation text"/>
    <w:basedOn w:val="Normal"/>
    <w:link w:val="CommentTextChar"/>
    <w:uiPriority w:val="99"/>
    <w:semiHidden/>
    <w:unhideWhenUsed/>
    <w:rsid w:val="009333E1"/>
    <w:pPr>
      <w:spacing w:line="240" w:lineRule="auto"/>
    </w:pPr>
    <w:rPr>
      <w:sz w:val="20"/>
      <w:szCs w:val="20"/>
    </w:rPr>
  </w:style>
  <w:style w:type="character" w:customStyle="1" w:styleId="CommentTextChar">
    <w:name w:val="Comment Text Char"/>
    <w:basedOn w:val="DefaultParagraphFont"/>
    <w:link w:val="CommentText"/>
    <w:uiPriority w:val="99"/>
    <w:semiHidden/>
    <w:rsid w:val="009333E1"/>
    <w:rPr>
      <w:sz w:val="20"/>
      <w:szCs w:val="20"/>
    </w:rPr>
  </w:style>
  <w:style w:type="paragraph" w:styleId="CommentSubject">
    <w:name w:val="annotation subject"/>
    <w:basedOn w:val="CommentText"/>
    <w:next w:val="CommentText"/>
    <w:link w:val="CommentSubjectChar"/>
    <w:uiPriority w:val="99"/>
    <w:semiHidden/>
    <w:unhideWhenUsed/>
    <w:rsid w:val="009333E1"/>
    <w:rPr>
      <w:b/>
      <w:bCs/>
    </w:rPr>
  </w:style>
  <w:style w:type="character" w:customStyle="1" w:styleId="CommentSubjectChar">
    <w:name w:val="Comment Subject Char"/>
    <w:basedOn w:val="CommentTextChar"/>
    <w:link w:val="CommentSubject"/>
    <w:uiPriority w:val="99"/>
    <w:semiHidden/>
    <w:rsid w:val="009333E1"/>
    <w:rPr>
      <w:b/>
      <w:bCs/>
      <w:sz w:val="20"/>
      <w:szCs w:val="20"/>
    </w:rPr>
  </w:style>
  <w:style w:type="paragraph" w:styleId="BalloonText">
    <w:name w:val="Balloon Text"/>
    <w:basedOn w:val="Normal"/>
    <w:link w:val="BalloonTextChar"/>
    <w:uiPriority w:val="99"/>
    <w:semiHidden/>
    <w:unhideWhenUsed/>
    <w:rsid w:val="009333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33E1"/>
    <w:rPr>
      <w:rFonts w:ascii="Tahoma" w:hAnsi="Tahoma" w:cs="Tahoma"/>
      <w:sz w:val="16"/>
      <w:szCs w:val="16"/>
    </w:rPr>
  </w:style>
  <w:style w:type="paragraph" w:styleId="DocumentMap">
    <w:name w:val="Document Map"/>
    <w:basedOn w:val="Normal"/>
    <w:link w:val="DocumentMapChar"/>
    <w:uiPriority w:val="99"/>
    <w:semiHidden/>
    <w:unhideWhenUsed/>
    <w:rsid w:val="00643C5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43C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8551170">
      <w:bodyDiv w:val="1"/>
      <w:marLeft w:val="0"/>
      <w:marRight w:val="0"/>
      <w:marTop w:val="0"/>
      <w:marBottom w:val="0"/>
      <w:divBdr>
        <w:top w:val="none" w:sz="0" w:space="0" w:color="auto"/>
        <w:left w:val="none" w:sz="0" w:space="0" w:color="auto"/>
        <w:bottom w:val="none" w:sz="0" w:space="0" w:color="auto"/>
        <w:right w:val="none" w:sz="0" w:space="0" w:color="auto"/>
      </w:divBdr>
    </w:div>
    <w:div w:id="204578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12</Pages>
  <Words>2165</Words>
  <Characters>10829</Characters>
  <Application>Microsoft Office Word</Application>
  <DocSecurity>0</DocSecurity>
  <Lines>90</Lines>
  <Paragraphs>25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12969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Ran</cp:lastModifiedBy>
  <cp:revision>12</cp:revision>
  <dcterms:created xsi:type="dcterms:W3CDTF">2014-08-13T05:47:00Z</dcterms:created>
  <dcterms:modified xsi:type="dcterms:W3CDTF">2014-09-01T05:36:00Z</dcterms:modified>
</cp:coreProperties>
</file>